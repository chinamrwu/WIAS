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515742" w14:textId="77777777" w:rsidR="00527031" w:rsidRPr="006E0019" w:rsidRDefault="00527031" w:rsidP="00527031">
      <w:pPr>
        <w:rPr>
          <w:rFonts w:ascii="Times New Roman" w:hAnsi="Times New Roman" w:cs="Times New Roman"/>
          <w:b/>
          <w:sz w:val="22"/>
        </w:rPr>
      </w:pPr>
      <w:r w:rsidRPr="006E0019">
        <w:rPr>
          <w:rFonts w:ascii="Times New Roman" w:hAnsi="Times New Roman" w:cs="Times New Roman"/>
          <w:b/>
          <w:sz w:val="22"/>
        </w:rPr>
        <w:t>Exploring protein signature for stratifying thyroid diseases using PCT-DIA</w:t>
      </w:r>
    </w:p>
    <w:p w14:paraId="7365B164" w14:textId="77777777" w:rsidR="00257401" w:rsidRPr="006E0019" w:rsidRDefault="00257401" w:rsidP="00527031">
      <w:pPr>
        <w:rPr>
          <w:rFonts w:ascii="Times New Roman" w:hAnsi="Times New Roman" w:cs="Times New Roman"/>
          <w:sz w:val="22"/>
        </w:rPr>
      </w:pPr>
    </w:p>
    <w:p w14:paraId="3D8D46D5" w14:textId="1F533E4B" w:rsidR="00527031" w:rsidRPr="006E0019" w:rsidRDefault="00257401" w:rsidP="00527031">
      <w:pPr>
        <w:rPr>
          <w:rFonts w:ascii="Times New Roman" w:hAnsi="Times New Roman" w:cs="Times New Roman"/>
          <w:b/>
          <w:sz w:val="22"/>
        </w:rPr>
      </w:pPr>
      <w:r w:rsidRPr="006E0019">
        <w:rPr>
          <w:rFonts w:ascii="Times New Roman" w:hAnsi="Times New Roman" w:cs="Times New Roman"/>
          <w:b/>
          <w:sz w:val="22"/>
        </w:rPr>
        <w:t>Authors</w:t>
      </w:r>
    </w:p>
    <w:p w14:paraId="7097EE03" w14:textId="1D97D0A4" w:rsidR="00BD6191" w:rsidRDefault="00BD6191" w:rsidP="00BD6191">
      <w:pPr>
        <w:rPr>
          <w:rFonts w:ascii="Times New Roman" w:hAnsi="Times New Roman" w:cs="Times New Roman"/>
          <w:sz w:val="22"/>
        </w:rPr>
      </w:pPr>
      <w:r w:rsidRPr="006E0019">
        <w:rPr>
          <w:rFonts w:ascii="Times New Roman" w:hAnsi="Times New Roman" w:cs="Times New Roman"/>
          <w:sz w:val="22"/>
        </w:rPr>
        <w:t>Yaoting Sun</w:t>
      </w:r>
      <w:r w:rsidRPr="006E0019">
        <w:rPr>
          <w:rFonts w:ascii="Times New Roman" w:hAnsi="Times New Roman" w:cs="Times New Roman"/>
          <w:sz w:val="22"/>
          <w:vertAlign w:val="superscript"/>
        </w:rPr>
        <w:t>1</w:t>
      </w:r>
      <w:r w:rsidRPr="006E0019">
        <w:rPr>
          <w:rFonts w:ascii="Times New Roman" w:hAnsi="Times New Roman" w:cs="Times New Roman"/>
          <w:sz w:val="22"/>
        </w:rPr>
        <w:t>, Sathiyamoorthy Selvarajan</w:t>
      </w:r>
      <w:r w:rsidRPr="006E0019">
        <w:rPr>
          <w:rFonts w:ascii="Times New Roman" w:hAnsi="Times New Roman" w:cs="Times New Roman"/>
          <w:sz w:val="22"/>
          <w:vertAlign w:val="superscript"/>
        </w:rPr>
        <w:t>2</w:t>
      </w:r>
      <w:r w:rsidRPr="006E0019">
        <w:rPr>
          <w:rFonts w:ascii="Times New Roman" w:hAnsi="Times New Roman" w:cs="Times New Roman"/>
          <w:sz w:val="22"/>
        </w:rPr>
        <w:t>, Yi Zhu</w:t>
      </w:r>
      <w:r w:rsidRPr="006E0019">
        <w:rPr>
          <w:rFonts w:ascii="Times New Roman" w:hAnsi="Times New Roman" w:cs="Times New Roman"/>
          <w:sz w:val="22"/>
          <w:vertAlign w:val="superscript"/>
        </w:rPr>
        <w:t>1</w:t>
      </w:r>
      <w:r w:rsidRPr="006E0019">
        <w:rPr>
          <w:rFonts w:ascii="Times New Roman" w:hAnsi="Times New Roman" w:cs="Times New Roman"/>
          <w:sz w:val="22"/>
        </w:rPr>
        <w:t>, Zhicheng Wu</w:t>
      </w:r>
      <w:r w:rsidRPr="006E0019">
        <w:rPr>
          <w:rFonts w:ascii="Times New Roman" w:hAnsi="Times New Roman" w:cs="Times New Roman"/>
          <w:sz w:val="22"/>
          <w:vertAlign w:val="superscript"/>
        </w:rPr>
        <w:t>1</w:t>
      </w:r>
      <w:r w:rsidRPr="006E0019">
        <w:rPr>
          <w:rFonts w:ascii="Times New Roman" w:hAnsi="Times New Roman" w:cs="Times New Roman"/>
          <w:sz w:val="22"/>
        </w:rPr>
        <w:t>, Wei Liu</w:t>
      </w:r>
      <w:r w:rsidRPr="006E0019">
        <w:rPr>
          <w:rFonts w:ascii="Times New Roman" w:hAnsi="Times New Roman" w:cs="Times New Roman"/>
          <w:sz w:val="22"/>
          <w:vertAlign w:val="superscript"/>
        </w:rPr>
        <w:t>1</w:t>
      </w:r>
      <w:r w:rsidRPr="006E0019">
        <w:rPr>
          <w:rFonts w:ascii="Times New Roman" w:hAnsi="Times New Roman" w:cs="Times New Roman"/>
          <w:sz w:val="22"/>
        </w:rPr>
        <w:t>, Tiansheng Zhu</w:t>
      </w:r>
      <w:r w:rsidRPr="006E0019">
        <w:rPr>
          <w:rFonts w:ascii="Times New Roman" w:hAnsi="Times New Roman" w:cs="Times New Roman"/>
          <w:sz w:val="22"/>
          <w:vertAlign w:val="superscript"/>
        </w:rPr>
        <w:t>1</w:t>
      </w:r>
      <w:r w:rsidRPr="006E0019">
        <w:rPr>
          <w:rFonts w:ascii="Times New Roman" w:hAnsi="Times New Roman" w:cs="Times New Roman"/>
          <w:sz w:val="22"/>
        </w:rPr>
        <w:t>, Qiushi Zhang</w:t>
      </w:r>
      <w:r w:rsidRPr="006E0019">
        <w:rPr>
          <w:rFonts w:ascii="Times New Roman" w:hAnsi="Times New Roman" w:cs="Times New Roman"/>
          <w:sz w:val="22"/>
          <w:vertAlign w:val="superscript"/>
        </w:rPr>
        <w:t>1</w:t>
      </w:r>
      <w:r w:rsidRPr="006E0019">
        <w:rPr>
          <w:rFonts w:ascii="Times New Roman" w:hAnsi="Times New Roman" w:cs="Times New Roman"/>
          <w:sz w:val="22"/>
        </w:rPr>
        <w:t>, Huanhuan Gao</w:t>
      </w:r>
      <w:r w:rsidRPr="006E0019">
        <w:rPr>
          <w:rFonts w:ascii="Times New Roman" w:hAnsi="Times New Roman" w:cs="Times New Roman"/>
          <w:sz w:val="22"/>
          <w:vertAlign w:val="superscript"/>
        </w:rPr>
        <w:t>1</w:t>
      </w:r>
      <w:r w:rsidRPr="006E0019">
        <w:rPr>
          <w:rFonts w:ascii="Times New Roman" w:hAnsi="Times New Roman" w:cs="Times New Roman"/>
          <w:sz w:val="22"/>
        </w:rPr>
        <w:t>, Xue Cai</w:t>
      </w:r>
      <w:r w:rsidRPr="006E0019">
        <w:rPr>
          <w:rFonts w:ascii="Times New Roman" w:hAnsi="Times New Roman" w:cs="Times New Roman"/>
          <w:sz w:val="22"/>
          <w:vertAlign w:val="superscript"/>
        </w:rPr>
        <w:t>1</w:t>
      </w:r>
      <w:r w:rsidRPr="006E0019">
        <w:rPr>
          <w:rFonts w:ascii="Times New Roman" w:hAnsi="Times New Roman" w:cs="Times New Roman"/>
          <w:sz w:val="22"/>
        </w:rPr>
        <w:t>, Guan Ruan</w:t>
      </w:r>
      <w:r w:rsidRPr="006E0019">
        <w:rPr>
          <w:rFonts w:ascii="Times New Roman" w:hAnsi="Times New Roman" w:cs="Times New Roman"/>
          <w:sz w:val="22"/>
          <w:vertAlign w:val="superscript"/>
        </w:rPr>
        <w:t>1</w:t>
      </w:r>
      <w:r w:rsidRPr="006E0019">
        <w:rPr>
          <w:rFonts w:ascii="Times New Roman" w:hAnsi="Times New Roman" w:cs="Times New Roman"/>
          <w:sz w:val="22"/>
        </w:rPr>
        <w:t xml:space="preserve">, Jian Song, </w:t>
      </w:r>
      <w:r w:rsidR="003C3E74" w:rsidRPr="006E0019">
        <w:rPr>
          <w:rFonts w:ascii="Times New Roman" w:hAnsi="Times New Roman" w:cs="Times New Roman"/>
          <w:sz w:val="22"/>
        </w:rPr>
        <w:t xml:space="preserve">Chenhuan Yu, </w:t>
      </w:r>
      <w:ins w:id="0" w:author="郭天南" w:date="2018-12-14T07:18:00Z">
        <w:r w:rsidR="00CF208A">
          <w:rPr>
            <w:rFonts w:ascii="Times New Roman" w:hAnsi="Times New Roman" w:cs="Times New Roman"/>
            <w:sz w:val="22"/>
          </w:rPr>
          <w:t xml:space="preserve">Changbin Yu, </w:t>
        </w:r>
      </w:ins>
      <w:r w:rsidR="003C3E74" w:rsidRPr="006E0019">
        <w:rPr>
          <w:rFonts w:ascii="Times New Roman" w:hAnsi="Times New Roman" w:cs="Times New Roman"/>
          <w:sz w:val="22"/>
        </w:rPr>
        <w:t>Huazhong Ying</w:t>
      </w:r>
      <w:ins w:id="1" w:author="郭天南" w:date="2018-12-14T07:18:00Z">
        <w:r w:rsidR="00CF208A">
          <w:rPr>
            <w:rFonts w:ascii="Times New Roman" w:hAnsi="Times New Roman" w:cs="Times New Roman"/>
            <w:sz w:val="22"/>
          </w:rPr>
          <w:t xml:space="preserve">, </w:t>
        </w:r>
      </w:ins>
      <w:del w:id="2" w:author="郭天南" w:date="2018-12-14T07:18:00Z">
        <w:r w:rsidR="003C3E74" w:rsidRPr="006E0019" w:rsidDel="00CF208A">
          <w:rPr>
            <w:rFonts w:ascii="Times New Roman" w:hAnsi="Times New Roman" w:cs="Times New Roman" w:hint="eastAsia"/>
            <w:sz w:val="22"/>
          </w:rPr>
          <w:delText>，</w:delText>
        </w:r>
        <w:r w:rsidR="003C3E74" w:rsidRPr="006E0019" w:rsidDel="00CF208A">
          <w:rPr>
            <w:rFonts w:ascii="Times New Roman" w:hAnsi="Times New Roman" w:cs="Times New Roman"/>
            <w:sz w:val="22"/>
          </w:rPr>
          <w:delText xml:space="preserve"> </w:delText>
        </w:r>
      </w:del>
      <w:r w:rsidRPr="006E0019">
        <w:rPr>
          <w:rFonts w:ascii="Times New Roman" w:hAnsi="Times New Roman" w:cs="Times New Roman"/>
          <w:sz w:val="22"/>
        </w:rPr>
        <w:t>Kexin Liu,</w:t>
      </w:r>
      <w:r w:rsidR="003C3E74" w:rsidRPr="006E0019">
        <w:rPr>
          <w:rFonts w:ascii="Times New Roman" w:hAnsi="Times New Roman" w:cs="Times New Roman"/>
          <w:sz w:val="22"/>
        </w:rPr>
        <w:t xml:space="preserve"> </w:t>
      </w:r>
      <w:r w:rsidRPr="006E0019">
        <w:rPr>
          <w:rFonts w:ascii="Times New Roman" w:hAnsi="Times New Roman" w:cs="Times New Roman"/>
          <w:sz w:val="22"/>
        </w:rPr>
        <w:t>Kon Oi Lian</w:t>
      </w:r>
      <w:r w:rsidRPr="006E0019">
        <w:rPr>
          <w:rFonts w:ascii="Times New Roman" w:hAnsi="Times New Roman" w:cs="Times New Roman"/>
          <w:sz w:val="22"/>
          <w:vertAlign w:val="superscript"/>
        </w:rPr>
        <w:t>2</w:t>
      </w:r>
      <w:r w:rsidRPr="006E0019">
        <w:rPr>
          <w:rFonts w:ascii="Times New Roman" w:hAnsi="Times New Roman" w:cs="Times New Roman"/>
          <w:sz w:val="22"/>
        </w:rPr>
        <w:t>*, N. Gopalakrishna Iyer</w:t>
      </w:r>
      <w:r w:rsidRPr="006E0019">
        <w:rPr>
          <w:rFonts w:ascii="Times New Roman" w:hAnsi="Times New Roman" w:cs="Times New Roman"/>
          <w:sz w:val="22"/>
          <w:vertAlign w:val="superscript"/>
        </w:rPr>
        <w:t>2</w:t>
      </w:r>
      <w:r w:rsidRPr="006E0019">
        <w:rPr>
          <w:rFonts w:ascii="Times New Roman" w:hAnsi="Times New Roman" w:cs="Times New Roman"/>
          <w:sz w:val="22"/>
        </w:rPr>
        <w:t>*, Tiannan Guo</w:t>
      </w:r>
      <w:r w:rsidRPr="006E0019">
        <w:rPr>
          <w:rFonts w:ascii="Times New Roman" w:hAnsi="Times New Roman" w:cs="Times New Roman"/>
          <w:sz w:val="22"/>
          <w:vertAlign w:val="superscript"/>
        </w:rPr>
        <w:t>1</w:t>
      </w:r>
      <w:r w:rsidRPr="006E0019">
        <w:rPr>
          <w:rFonts w:ascii="Times New Roman" w:hAnsi="Times New Roman" w:cs="Times New Roman"/>
          <w:sz w:val="22"/>
        </w:rPr>
        <w:t>*</w:t>
      </w:r>
    </w:p>
    <w:p w14:paraId="270354A2" w14:textId="77777777" w:rsidR="00631E00" w:rsidRPr="006E0019" w:rsidRDefault="00631E00" w:rsidP="00BD6191">
      <w:pPr>
        <w:rPr>
          <w:rFonts w:ascii="Times New Roman" w:hAnsi="Times New Roman" w:cs="Times New Roman"/>
          <w:sz w:val="22"/>
        </w:rPr>
      </w:pPr>
    </w:p>
    <w:p w14:paraId="7406D725" w14:textId="7CE024B8" w:rsidR="00257401" w:rsidRPr="006E0019" w:rsidRDefault="00AA458E" w:rsidP="00BC3DE3">
      <w:pPr>
        <w:rPr>
          <w:rFonts w:ascii="Times New Roman" w:hAnsi="Times New Roman" w:cs="Times New Roman"/>
          <w:sz w:val="22"/>
        </w:rPr>
      </w:pPr>
      <w:r w:rsidRPr="006E0019">
        <w:rPr>
          <w:rFonts w:ascii="Times New Roman" w:hAnsi="Times New Roman" w:cs="Times New Roman"/>
          <w:sz w:val="22"/>
          <w:vertAlign w:val="superscript"/>
        </w:rPr>
        <w:t>1</w:t>
      </w:r>
      <w:r w:rsidR="00BC3DE3" w:rsidRPr="006E0019">
        <w:rPr>
          <w:rFonts w:ascii="Times New Roman" w:hAnsi="Times New Roman" w:cs="Times New Roman"/>
          <w:sz w:val="22"/>
        </w:rPr>
        <w:t>School of Life Sciences</w:t>
      </w:r>
      <w:r w:rsidR="00BC3DE3" w:rsidRPr="006E0019">
        <w:rPr>
          <w:rFonts w:ascii="Times New Roman" w:hAnsi="Times New Roman" w:cs="Times New Roman" w:hint="eastAsia"/>
          <w:sz w:val="22"/>
        </w:rPr>
        <w:t>,</w:t>
      </w:r>
      <w:r w:rsidR="00BC3DE3" w:rsidRPr="006E0019">
        <w:rPr>
          <w:rFonts w:ascii="Times New Roman" w:hAnsi="Times New Roman" w:cs="Times New Roman"/>
          <w:sz w:val="22"/>
        </w:rPr>
        <w:t xml:space="preserve"> Westlake University, 18 Shilongshan Road, Hangzhou 310024, Zhejiang Province, China.</w:t>
      </w:r>
    </w:p>
    <w:p w14:paraId="3682102C" w14:textId="5F778048" w:rsidR="00BC3DE3" w:rsidRPr="006E0019" w:rsidRDefault="00631E00" w:rsidP="00BC3DE3">
      <w:pPr>
        <w:rPr>
          <w:rFonts w:ascii="Times New Roman" w:hAnsi="Times New Roman" w:cs="Times New Roman"/>
          <w:sz w:val="22"/>
        </w:rPr>
      </w:pPr>
      <w:r w:rsidRPr="006E0019">
        <w:rPr>
          <w:rFonts w:ascii="Times New Roman" w:hAnsi="Times New Roman" w:cs="Times New Roman"/>
          <w:sz w:val="22"/>
          <w:vertAlign w:val="superscript"/>
        </w:rPr>
        <w:t>2</w:t>
      </w:r>
      <w:r w:rsidR="00BC3DE3" w:rsidRPr="006E0019">
        <w:rPr>
          <w:rFonts w:ascii="Times New Roman" w:hAnsi="Times New Roman" w:cs="Times New Roman"/>
          <w:sz w:val="22"/>
        </w:rPr>
        <w:t>Institute of Biology, Westlake Institute for Advanced Study, 18 Shilongshan Road, Hangzhou 310024, Zhejiang Province, China.</w:t>
      </w:r>
    </w:p>
    <w:p w14:paraId="3F5D35E3" w14:textId="06649BED" w:rsidR="00BD6191" w:rsidRPr="006E0019" w:rsidRDefault="00631E00" w:rsidP="00BD6191">
      <w:pPr>
        <w:rPr>
          <w:rFonts w:ascii="Times New Roman" w:hAnsi="Times New Roman" w:cs="Times New Roman"/>
          <w:sz w:val="22"/>
        </w:rPr>
      </w:pPr>
      <w:r>
        <w:rPr>
          <w:rFonts w:ascii="Times New Roman" w:hAnsi="Times New Roman" w:cs="Times New Roman"/>
          <w:sz w:val="22"/>
          <w:highlight w:val="yellow"/>
          <w:vertAlign w:val="superscript"/>
        </w:rPr>
        <w:t>3</w:t>
      </w:r>
      <w:r w:rsidR="00BD6191" w:rsidRPr="006E0019">
        <w:rPr>
          <w:rFonts w:ascii="Times New Roman" w:hAnsi="Times New Roman" w:cs="Times New Roman"/>
          <w:sz w:val="22"/>
          <w:highlight w:val="yellow"/>
        </w:rPr>
        <w:t>Singapore General Hospital, Singapore</w:t>
      </w:r>
    </w:p>
    <w:p w14:paraId="03E0D0B0" w14:textId="77777777" w:rsidR="003C3E74" w:rsidRPr="006E0019" w:rsidRDefault="003C3E74" w:rsidP="00BD6191">
      <w:pPr>
        <w:rPr>
          <w:rFonts w:ascii="Times New Roman" w:hAnsi="Times New Roman" w:cs="Times New Roman"/>
          <w:sz w:val="22"/>
        </w:rPr>
      </w:pPr>
    </w:p>
    <w:p w14:paraId="607A7542" w14:textId="55F3D17D" w:rsidR="00BD6191" w:rsidRPr="006E0019" w:rsidRDefault="00BD6191" w:rsidP="00BD6191">
      <w:pPr>
        <w:rPr>
          <w:rFonts w:ascii="Times New Roman" w:hAnsi="Times New Roman" w:cs="Times New Roman"/>
          <w:sz w:val="22"/>
        </w:rPr>
      </w:pPr>
      <w:r w:rsidRPr="006E0019">
        <w:rPr>
          <w:rFonts w:ascii="Times New Roman" w:hAnsi="Times New Roman" w:cs="Times New Roman"/>
          <w:sz w:val="22"/>
          <w:vertAlign w:val="superscript"/>
        </w:rPr>
        <w:t>*</w:t>
      </w:r>
      <w:r w:rsidRPr="006E0019">
        <w:rPr>
          <w:rFonts w:ascii="Times New Roman" w:hAnsi="Times New Roman" w:cs="Times New Roman"/>
          <w:sz w:val="22"/>
        </w:rPr>
        <w:t>Corresponding author</w:t>
      </w:r>
    </w:p>
    <w:p w14:paraId="05B87A50" w14:textId="77777777" w:rsidR="00BD6191" w:rsidRPr="006E0019" w:rsidRDefault="00BD6191" w:rsidP="00BD6191">
      <w:pPr>
        <w:rPr>
          <w:rFonts w:ascii="Times New Roman" w:hAnsi="Times New Roman" w:cs="Times New Roman"/>
          <w:sz w:val="22"/>
        </w:rPr>
      </w:pPr>
    </w:p>
    <w:p w14:paraId="249C8B77" w14:textId="0BD38BF4" w:rsidR="00257401" w:rsidRPr="006E0019" w:rsidRDefault="000A0FE8" w:rsidP="00527031">
      <w:pPr>
        <w:rPr>
          <w:rFonts w:ascii="Times New Roman" w:hAnsi="Times New Roman" w:cs="Times New Roman"/>
          <w:b/>
          <w:sz w:val="22"/>
        </w:rPr>
      </w:pPr>
      <w:r w:rsidRPr="006E0019">
        <w:rPr>
          <w:rFonts w:ascii="Times New Roman" w:hAnsi="Times New Roman" w:cs="Times New Roman"/>
          <w:b/>
          <w:sz w:val="22"/>
        </w:rPr>
        <w:t>Abstract</w:t>
      </w:r>
    </w:p>
    <w:p w14:paraId="7C82D6F3" w14:textId="4E6E1FC3" w:rsidR="00A826CE" w:rsidRPr="006E0019" w:rsidRDefault="00BD6191" w:rsidP="00BD6191">
      <w:pPr>
        <w:ind w:firstLine="420"/>
        <w:rPr>
          <w:rFonts w:ascii="Times New Roman" w:hAnsi="Times New Roman" w:cs="Times New Roman"/>
          <w:sz w:val="22"/>
        </w:rPr>
      </w:pPr>
      <w:r w:rsidRPr="006E0019">
        <w:rPr>
          <w:rFonts w:ascii="Times New Roman" w:hAnsi="Times New Roman" w:cs="Times New Roman"/>
          <w:sz w:val="22"/>
        </w:rPr>
        <w:t>Thyroid nodules are common endocrine disease affecting approximately 50% of the population globally, particularly in women with increasing age. Fortunately, only 7-15% of them are malignant. Currently there are several genetic tests based on mRNA or DNA measurement, which can facilitate the diagnosis of cancerous thyroid nodules. However, there are still about 15% to 30% of thyroid nodules that cannot be clearly evaluated to be pulmonary indeterminate nodules or not before operative cytologic diagnosis. Therefore, patients suffering from inconclusive nodules are often advised with surgical resection, though most of which turned out to be benign after pathological evaluation, leading to a broad range of overtreatment. In this study, we aimed to develop a rapid and robust PCT-DIA/MS methodology to characterize the benign and malignant thyroid tissues by large scale quantitative proteomics profiling. Formalin fixed, paraffin embedded (FFPE) tissue punches from 58</w:t>
      </w:r>
      <w:r w:rsidR="00344DA4" w:rsidRPr="006E0019">
        <w:rPr>
          <w:rFonts w:ascii="Times New Roman" w:hAnsi="Times New Roman" w:cs="Times New Roman"/>
          <w:sz w:val="22"/>
        </w:rPr>
        <w:t>0</w:t>
      </w:r>
      <w:r w:rsidRPr="006E0019">
        <w:rPr>
          <w:rFonts w:ascii="Times New Roman" w:hAnsi="Times New Roman" w:cs="Times New Roman"/>
          <w:sz w:val="22"/>
        </w:rPr>
        <w:t xml:space="preserve"> patients with thyroid nodules are included for the study. A panel of more than</w:t>
      </w:r>
      <w:r w:rsidR="00344DA4" w:rsidRPr="006E0019">
        <w:rPr>
          <w:rFonts w:ascii="Times New Roman" w:hAnsi="Times New Roman" w:cs="Times New Roman"/>
          <w:sz w:val="22"/>
        </w:rPr>
        <w:t xml:space="preserve"> ###</w:t>
      </w:r>
      <w:r w:rsidRPr="006E0019">
        <w:rPr>
          <w:rFonts w:ascii="Times New Roman" w:hAnsi="Times New Roman" w:cs="Times New Roman"/>
          <w:sz w:val="22"/>
        </w:rPr>
        <w:t xml:space="preserve"> promising biomarker candidates were found with clinical implication to distinguish benign and malignant thyroid nodules from our study</w:t>
      </w:r>
    </w:p>
    <w:p w14:paraId="0F0B7E24" w14:textId="77777777" w:rsidR="00BD6191" w:rsidRPr="006E0019" w:rsidRDefault="00BD6191" w:rsidP="00527031">
      <w:pPr>
        <w:rPr>
          <w:rFonts w:ascii="Times New Roman" w:hAnsi="Times New Roman" w:cs="Times New Roman"/>
          <w:sz w:val="22"/>
        </w:rPr>
      </w:pPr>
    </w:p>
    <w:p w14:paraId="6FE33AA2" w14:textId="77777777" w:rsidR="00527031" w:rsidRPr="006E0019" w:rsidRDefault="00527031" w:rsidP="00527031">
      <w:pPr>
        <w:rPr>
          <w:rFonts w:ascii="Times New Roman" w:hAnsi="Times New Roman" w:cs="Times New Roman"/>
          <w:b/>
          <w:sz w:val="22"/>
        </w:rPr>
      </w:pPr>
      <w:r w:rsidRPr="006E0019">
        <w:rPr>
          <w:rFonts w:ascii="Times New Roman" w:hAnsi="Times New Roman" w:cs="Times New Roman"/>
          <w:b/>
          <w:sz w:val="22"/>
        </w:rPr>
        <w:t>Introduction</w:t>
      </w:r>
    </w:p>
    <w:p w14:paraId="600B0F17" w14:textId="77777777" w:rsidR="00527031" w:rsidRPr="006E0019" w:rsidRDefault="00527031" w:rsidP="00257401">
      <w:pPr>
        <w:ind w:firstLine="420"/>
        <w:rPr>
          <w:rFonts w:ascii="Times New Roman" w:hAnsi="Times New Roman" w:cs="Times New Roman"/>
          <w:sz w:val="22"/>
        </w:rPr>
      </w:pPr>
      <w:r w:rsidRPr="006E0019">
        <w:rPr>
          <w:rFonts w:ascii="Times New Roman" w:hAnsi="Times New Roman" w:cs="Times New Roman"/>
          <w:sz w:val="22"/>
        </w:rPr>
        <w:t>Thyroid nodules are common endocrine disease affecting approximately 50% of the population especially in women with increasing age. Fortunately, only 7-15% of them are malignant</w:t>
      </w:r>
      <w:r w:rsidRPr="006E0019">
        <w:rPr>
          <w:rFonts w:ascii="Times New Roman" w:hAnsi="Times New Roman" w:cs="Times New Roman"/>
          <w:sz w:val="22"/>
          <w:vertAlign w:val="superscript"/>
        </w:rPr>
        <w:t>1-3</w:t>
      </w:r>
      <w:r w:rsidRPr="006E0019">
        <w:rPr>
          <w:rFonts w:ascii="Times New Roman" w:hAnsi="Times New Roman" w:cs="Times New Roman"/>
          <w:sz w:val="22"/>
        </w:rPr>
        <w:t>. The initial workup for thyroid nodules includes a complete history and physical examination, serum measurement, imaging test, fine needle aspiration (FNA) and cytopathology. Among these tests, FNA is considered as the most sensitive, reliable and cost-effective detection for clinical management of patient with suspicious thyroid nodules</w:t>
      </w:r>
      <w:r w:rsidRPr="006E0019">
        <w:rPr>
          <w:rFonts w:ascii="Times New Roman" w:hAnsi="Times New Roman" w:cs="Times New Roman"/>
          <w:sz w:val="22"/>
          <w:vertAlign w:val="superscript"/>
        </w:rPr>
        <w:t>1,4</w:t>
      </w:r>
      <w:r w:rsidRPr="006E0019">
        <w:rPr>
          <w:rFonts w:ascii="Times New Roman" w:hAnsi="Times New Roman" w:cs="Times New Roman"/>
          <w:sz w:val="22"/>
        </w:rPr>
        <w:t>. Nevertheless, about 15% to 30% of thyroid nodules cannot be clearly evaluated by FNA and cytopathology</w:t>
      </w:r>
      <w:r w:rsidRPr="006E0019">
        <w:rPr>
          <w:rFonts w:ascii="Times New Roman" w:hAnsi="Times New Roman" w:cs="Times New Roman"/>
          <w:sz w:val="22"/>
          <w:vertAlign w:val="superscript"/>
        </w:rPr>
        <w:t>5</w:t>
      </w:r>
      <w:r w:rsidRPr="006E0019">
        <w:rPr>
          <w:rFonts w:ascii="Times New Roman" w:hAnsi="Times New Roman" w:cs="Times New Roman"/>
          <w:sz w:val="22"/>
        </w:rPr>
        <w:t xml:space="preserve">. Patients suffering from inconclusive nodules are often advised to surgical resection, though most of them are proved to have benign disease, leading to overdiagnosis and overtreatment. As a result, the incidence of thyroid cancer has been dramatically increased globally, whereas the mortality remains stable </w:t>
      </w:r>
      <w:r w:rsidRPr="006E0019">
        <w:rPr>
          <w:rFonts w:ascii="Times New Roman" w:hAnsi="Times New Roman" w:cs="Times New Roman"/>
          <w:sz w:val="22"/>
          <w:vertAlign w:val="superscript"/>
        </w:rPr>
        <w:t>6-8</w:t>
      </w:r>
      <w:r w:rsidRPr="006E0019">
        <w:rPr>
          <w:rFonts w:ascii="Times New Roman" w:hAnsi="Times New Roman" w:cs="Times New Roman"/>
          <w:sz w:val="22"/>
        </w:rPr>
        <w:t>.</w:t>
      </w:r>
    </w:p>
    <w:p w14:paraId="23E93AB6" w14:textId="3F841ED8" w:rsidR="00527031" w:rsidRPr="006E0019" w:rsidRDefault="00527031" w:rsidP="00257401">
      <w:pPr>
        <w:ind w:firstLine="420"/>
        <w:rPr>
          <w:rFonts w:ascii="Times New Roman" w:hAnsi="Times New Roman" w:cs="Times New Roman"/>
          <w:sz w:val="22"/>
        </w:rPr>
      </w:pPr>
      <w:r w:rsidRPr="006E0019">
        <w:rPr>
          <w:rFonts w:ascii="Times New Roman" w:hAnsi="Times New Roman" w:cs="Times New Roman"/>
          <w:sz w:val="22"/>
        </w:rPr>
        <w:t xml:space="preserve">In order to minimize overdiagnosis and overtreatment, molecular testing for thyroid </w:t>
      </w:r>
      <w:r w:rsidRPr="006E0019">
        <w:rPr>
          <w:rFonts w:ascii="Times New Roman" w:hAnsi="Times New Roman" w:cs="Times New Roman"/>
          <w:sz w:val="22"/>
        </w:rPr>
        <w:lastRenderedPageBreak/>
        <w:t>nodules has been recommended as adjunct to FNA</w:t>
      </w:r>
      <w:r w:rsidRPr="006E0019">
        <w:rPr>
          <w:rFonts w:ascii="Times New Roman" w:hAnsi="Times New Roman" w:cs="Times New Roman"/>
          <w:sz w:val="22"/>
          <w:vertAlign w:val="superscript"/>
        </w:rPr>
        <w:t>9-11</w:t>
      </w:r>
      <w:r w:rsidRPr="006E0019">
        <w:rPr>
          <w:rFonts w:ascii="Times New Roman" w:hAnsi="Times New Roman" w:cs="Times New Roman"/>
          <w:sz w:val="22"/>
        </w:rPr>
        <w:t>. There have been several genetic tests based on mRNA or DNA detection to increase the accuracy of preoperative cytologic diagnosis for thyroid nodules. For example, Afirma test is a gene expression classifier (GEC) by assessing expression of 142 genes, which receives a high negative predictive value (NPV) up to 95%, however the positive predictive value (PPV) is only 38%</w:t>
      </w:r>
      <w:r w:rsidRPr="006E0019">
        <w:rPr>
          <w:rFonts w:ascii="Times New Roman" w:hAnsi="Times New Roman" w:cs="Times New Roman"/>
          <w:sz w:val="22"/>
          <w:vertAlign w:val="superscript"/>
        </w:rPr>
        <w:t>5</w:t>
      </w:r>
      <w:r w:rsidRPr="006E0019">
        <w:rPr>
          <w:rFonts w:ascii="Times New Roman" w:hAnsi="Times New Roman" w:cs="Times New Roman"/>
          <w:sz w:val="22"/>
        </w:rPr>
        <w:t>. Alternatively, ThyroSeq is a next-generation sequencing assay with higher PPV and NPV</w:t>
      </w:r>
      <w:r w:rsidRPr="006E0019">
        <w:rPr>
          <w:rFonts w:ascii="Times New Roman" w:hAnsi="Times New Roman" w:cs="Times New Roman"/>
          <w:sz w:val="22"/>
          <w:vertAlign w:val="superscript"/>
        </w:rPr>
        <w:t>12</w:t>
      </w:r>
      <w:r w:rsidRPr="006E0019">
        <w:rPr>
          <w:rFonts w:ascii="Times New Roman" w:hAnsi="Times New Roman" w:cs="Times New Roman"/>
          <w:sz w:val="22"/>
        </w:rPr>
        <w:t>. Although the current molecular testing (based on mRNA or DNA detection) offer improved management of thyroid nodules, they are not sensitive or specific enough to support diagnosis of indeterminate lesions in all cases since not all thyroid cancer contains mutation. For this aspect of view, it is of urgent necessity to develop new diagnostic strategy to stratify thyroid disease, especially those undetermined thyroid lesions. Proteins are the direct participants of biochemical reactions and are potentially more specific indicators for thyroid diseases. Therefore, in the current study, we aim to characterize the benign and cancerous thyroid tissues by quantitative proteomics profiling.</w:t>
      </w:r>
    </w:p>
    <w:p w14:paraId="11ABFF95" w14:textId="77777777" w:rsidR="00527031" w:rsidRPr="006E0019" w:rsidRDefault="00527031" w:rsidP="00257401">
      <w:pPr>
        <w:ind w:firstLine="420"/>
        <w:rPr>
          <w:rFonts w:ascii="Times New Roman" w:hAnsi="Times New Roman" w:cs="Times New Roman"/>
          <w:sz w:val="22"/>
        </w:rPr>
      </w:pPr>
      <w:r w:rsidRPr="006E0019">
        <w:rPr>
          <w:rFonts w:ascii="Times New Roman" w:hAnsi="Times New Roman" w:cs="Times New Roman"/>
          <w:sz w:val="22"/>
        </w:rPr>
        <w:t>We have set up a workflow to deal with formalin-fixed and paraffin-embedded (FFPE) tissues by pressure cycling technology (PCT) coupled with SWATH-MS</w:t>
      </w:r>
      <w:r w:rsidRPr="006E0019">
        <w:rPr>
          <w:rFonts w:ascii="Times New Roman" w:hAnsi="Times New Roman" w:cs="Times New Roman"/>
          <w:sz w:val="22"/>
          <w:vertAlign w:val="superscript"/>
        </w:rPr>
        <w:t>13</w:t>
      </w:r>
      <w:r w:rsidRPr="006E0019">
        <w:rPr>
          <w:rFonts w:ascii="Times New Roman" w:hAnsi="Times New Roman" w:cs="Times New Roman"/>
          <w:sz w:val="22"/>
        </w:rPr>
        <w:t>. PCT is an emerging system to handle minimal tissue biopsy samples (0.2 to 1 mg) at oscillated cycles between ultra-high (45,000 p.s.i) and ambient pressure, under which scheme the protein lysis and enzymatic digestion could be greatly accelerated</w:t>
      </w:r>
      <w:r w:rsidRPr="006E0019">
        <w:rPr>
          <w:rFonts w:ascii="Times New Roman" w:hAnsi="Times New Roman" w:cs="Times New Roman"/>
          <w:sz w:val="22"/>
          <w:vertAlign w:val="superscript"/>
        </w:rPr>
        <w:t>14,15</w:t>
      </w:r>
      <w:r w:rsidRPr="006E0019">
        <w:rPr>
          <w:rFonts w:ascii="Times New Roman" w:hAnsi="Times New Roman" w:cs="Times New Roman"/>
          <w:sz w:val="22"/>
        </w:rPr>
        <w:t>. SWATH-MS is a data independent acquisition (DIA) mass spectrometry (MS) methodology developed on a SCIEX TripleTOF system. DIA strategy offers high sample throughput and highly accurate analysis of complex proteomes</w:t>
      </w:r>
      <w:r w:rsidRPr="006E0019">
        <w:rPr>
          <w:rFonts w:ascii="Times New Roman" w:hAnsi="Times New Roman" w:cs="Times New Roman"/>
          <w:sz w:val="22"/>
          <w:vertAlign w:val="superscript"/>
        </w:rPr>
        <w:t>16</w:t>
      </w:r>
      <w:r w:rsidRPr="006E0019">
        <w:rPr>
          <w:rFonts w:ascii="Times New Roman" w:hAnsi="Times New Roman" w:cs="Times New Roman"/>
          <w:sz w:val="22"/>
        </w:rPr>
        <w:t xml:space="preserve">. </w:t>
      </w:r>
    </w:p>
    <w:p w14:paraId="2FB744C7" w14:textId="1138F0A2" w:rsidR="00217030" w:rsidRPr="006E0019" w:rsidRDefault="00527031" w:rsidP="00257401">
      <w:pPr>
        <w:ind w:firstLine="420"/>
        <w:rPr>
          <w:rFonts w:ascii="Times New Roman" w:hAnsi="Times New Roman" w:cs="Times New Roman"/>
          <w:sz w:val="22"/>
        </w:rPr>
      </w:pPr>
      <w:r w:rsidRPr="006E0019">
        <w:rPr>
          <w:rFonts w:ascii="Times New Roman" w:hAnsi="Times New Roman" w:cs="Times New Roman"/>
          <w:sz w:val="22"/>
        </w:rPr>
        <w:t>In this study, we further implemented the DIA-MS methodology on a Thermo Q Exactive HF system. The integrated FFPE-PCT-DIA workflow thus was applied to stratify thyroid diseases. Two cohorts were performed for finding and validating signatures of indeterminate thyroid nodules. There were 1260 FFPE samples from 400 patients in the training cohort and 543 testing samples in the validation set.</w:t>
      </w:r>
    </w:p>
    <w:p w14:paraId="507438B6" w14:textId="77777777" w:rsidR="00BD6191" w:rsidRPr="006E0019" w:rsidRDefault="00BD6191" w:rsidP="00257401">
      <w:pPr>
        <w:ind w:firstLine="420"/>
        <w:rPr>
          <w:rFonts w:ascii="Times New Roman" w:hAnsi="Times New Roman" w:cs="Times New Roman"/>
          <w:sz w:val="22"/>
        </w:rPr>
      </w:pPr>
    </w:p>
    <w:p w14:paraId="7D4CDC22" w14:textId="1B35D22A" w:rsidR="00527031" w:rsidRPr="006E0019" w:rsidRDefault="00A826CE" w:rsidP="00527031">
      <w:pPr>
        <w:rPr>
          <w:rFonts w:ascii="Times New Roman" w:hAnsi="Times New Roman" w:cs="Times New Roman"/>
          <w:b/>
          <w:sz w:val="22"/>
        </w:rPr>
      </w:pPr>
      <w:r w:rsidRPr="006E0019">
        <w:rPr>
          <w:rFonts w:ascii="Times New Roman" w:hAnsi="Times New Roman" w:cs="Times New Roman"/>
          <w:b/>
          <w:sz w:val="22"/>
        </w:rPr>
        <w:t>Results</w:t>
      </w:r>
    </w:p>
    <w:p w14:paraId="7E111B58" w14:textId="54D9AA26" w:rsidR="002C1C9B" w:rsidRPr="006E0019" w:rsidRDefault="002C1C9B" w:rsidP="002C1C9B">
      <w:pPr>
        <w:widowControl/>
        <w:jc w:val="left"/>
        <w:rPr>
          <w:rFonts w:ascii="Times New Roman" w:hAnsi="Times New Roman" w:cs="Times New Roman"/>
          <w:b/>
          <w:sz w:val="22"/>
        </w:rPr>
      </w:pPr>
      <w:del w:id="3" w:author="郭天南" w:date="2018-12-14T07:27:00Z">
        <w:r w:rsidRPr="006E0019" w:rsidDel="00977B20">
          <w:rPr>
            <w:rFonts w:ascii="Times New Roman" w:hAnsi="Times New Roman" w:cs="Times New Roman"/>
            <w:b/>
            <w:sz w:val="22"/>
          </w:rPr>
          <w:delText>Study design</w:delText>
        </w:r>
      </w:del>
      <w:ins w:id="4" w:author="郭天南" w:date="2018-12-14T07:27:00Z">
        <w:r w:rsidR="00977B20">
          <w:rPr>
            <w:rFonts w:ascii="Times New Roman" w:hAnsi="Times New Roman" w:cs="Times New Roman"/>
            <w:b/>
            <w:sz w:val="22"/>
          </w:rPr>
          <w:t>Study design</w:t>
        </w:r>
      </w:ins>
    </w:p>
    <w:p w14:paraId="7152FEDE" w14:textId="053F5842" w:rsidR="002C1C9B" w:rsidRDefault="002C1C9B" w:rsidP="002C1C9B">
      <w:pPr>
        <w:widowControl/>
        <w:jc w:val="left"/>
        <w:rPr>
          <w:rFonts w:ascii="Times New Roman" w:hAnsi="Times New Roman" w:cs="Times New Roman"/>
          <w:sz w:val="22"/>
        </w:rPr>
      </w:pPr>
      <w:r w:rsidRPr="006E0019">
        <w:rPr>
          <w:rFonts w:ascii="Times New Roman" w:hAnsi="Times New Roman" w:cs="Times New Roman"/>
          <w:sz w:val="22"/>
        </w:rPr>
        <w:tab/>
      </w:r>
      <w:r w:rsidR="0031511E" w:rsidRPr="006E0019">
        <w:rPr>
          <w:rFonts w:ascii="Times New Roman" w:hAnsi="Times New Roman" w:cs="Times New Roman"/>
          <w:sz w:val="22"/>
        </w:rPr>
        <w:t>In this study, w</w:t>
      </w:r>
      <w:r w:rsidRPr="006E0019">
        <w:rPr>
          <w:rFonts w:ascii="Times New Roman" w:hAnsi="Times New Roman" w:cs="Times New Roman"/>
          <w:sz w:val="22"/>
        </w:rPr>
        <w:t>e procured two cohorts of patients with thyroid diseases</w:t>
      </w:r>
      <w:ins w:id="5" w:author="郭天南" w:date="2018-12-14T07:24:00Z">
        <w:r w:rsidR="00137AFC">
          <w:rPr>
            <w:rFonts w:ascii="Times New Roman" w:hAnsi="Times New Roman" w:cs="Times New Roman"/>
            <w:sz w:val="22"/>
          </w:rPr>
          <w:t xml:space="preserve"> </w:t>
        </w:r>
        <w:r w:rsidR="00137AFC" w:rsidRPr="00137AFC">
          <w:rPr>
            <w:rFonts w:ascii="Times New Roman" w:hAnsi="Times New Roman" w:cs="Times New Roman"/>
            <w:sz w:val="22"/>
            <w:rPrChange w:id="6" w:author="郭天南" w:date="2018-12-14T07:24:00Z">
              <w:rPr>
                <w:rFonts w:ascii="Times New Roman" w:hAnsi="Times New Roman" w:cs="Times New Roman"/>
                <w:b/>
                <w:sz w:val="22"/>
              </w:rPr>
            </w:rPrChange>
          </w:rPr>
          <w:t>(</w:t>
        </w:r>
        <w:r w:rsidR="00137AFC" w:rsidRPr="006E0019">
          <w:rPr>
            <w:rFonts w:ascii="Times New Roman" w:hAnsi="Times New Roman" w:cs="Times New Roman"/>
            <w:b/>
            <w:color w:val="FF0000"/>
            <w:sz w:val="22"/>
            <w:highlight w:val="yellow"/>
          </w:rPr>
          <w:t>Table 1, Gopal, Deadline</w:t>
        </w:r>
        <w:r w:rsidR="00137AFC">
          <w:rPr>
            <w:rFonts w:ascii="Times New Roman" w:hAnsi="Times New Roman" w:cs="Times New Roman"/>
            <w:b/>
            <w:color w:val="FF0000"/>
            <w:sz w:val="22"/>
            <w:highlight w:val="yellow"/>
          </w:rPr>
          <w:t>. 20</w:t>
        </w:r>
        <w:r w:rsidR="00137AFC" w:rsidRPr="006E0019">
          <w:rPr>
            <w:rFonts w:ascii="Times New Roman" w:hAnsi="Times New Roman" w:cs="Times New Roman"/>
            <w:b/>
            <w:color w:val="FF0000"/>
            <w:sz w:val="22"/>
            <w:highlight w:val="yellow"/>
          </w:rPr>
          <w:t>181214</w:t>
        </w:r>
        <w:r w:rsidR="00137AFC" w:rsidRPr="00137AFC">
          <w:rPr>
            <w:rFonts w:ascii="Times New Roman" w:hAnsi="Times New Roman" w:cs="Times New Roman"/>
            <w:sz w:val="22"/>
            <w:rPrChange w:id="7" w:author="郭天南" w:date="2018-12-14T07:24:00Z">
              <w:rPr>
                <w:rFonts w:ascii="Times New Roman" w:hAnsi="Times New Roman" w:cs="Times New Roman"/>
                <w:b/>
                <w:sz w:val="22"/>
              </w:rPr>
            </w:rPrChange>
          </w:rPr>
          <w:t>)</w:t>
        </w:r>
      </w:ins>
      <w:r w:rsidR="0018711C" w:rsidRPr="006E0019">
        <w:rPr>
          <w:rFonts w:ascii="Times New Roman" w:hAnsi="Times New Roman" w:cs="Times New Roman"/>
          <w:sz w:val="22"/>
        </w:rPr>
        <w:t>. The</w:t>
      </w:r>
      <w:ins w:id="8" w:author="郭天南" w:date="2018-12-14T07:19:00Z">
        <w:r w:rsidR="00332E3F">
          <w:rPr>
            <w:rFonts w:ascii="Times New Roman" w:hAnsi="Times New Roman" w:cs="Times New Roman"/>
            <w:sz w:val="22"/>
          </w:rPr>
          <w:t xml:space="preserve"> first cohort comprises </w:t>
        </w:r>
      </w:ins>
      <w:del w:id="9" w:author="郭天南" w:date="2018-12-14T07:19:00Z">
        <w:r w:rsidR="0018711C" w:rsidRPr="006E0019" w:rsidDel="00332E3F">
          <w:rPr>
            <w:rFonts w:ascii="Times New Roman" w:hAnsi="Times New Roman" w:cs="Times New Roman"/>
            <w:sz w:val="22"/>
          </w:rPr>
          <w:delText xml:space="preserve">re were </w:delText>
        </w:r>
      </w:del>
      <w:r w:rsidR="0018711C" w:rsidRPr="006E0019">
        <w:rPr>
          <w:rFonts w:ascii="Times New Roman" w:hAnsi="Times New Roman" w:cs="Times New Roman"/>
          <w:sz w:val="22"/>
        </w:rPr>
        <w:t xml:space="preserve">399 patients </w:t>
      </w:r>
      <w:del w:id="10" w:author="郭天南" w:date="2018-12-14T07:19:00Z">
        <w:r w:rsidR="0018711C" w:rsidRPr="006E0019" w:rsidDel="00332E3F">
          <w:rPr>
            <w:rFonts w:ascii="Times New Roman" w:hAnsi="Times New Roman" w:cs="Times New Roman"/>
            <w:sz w:val="22"/>
          </w:rPr>
          <w:delText xml:space="preserve">in </w:delText>
        </w:r>
      </w:del>
      <w:ins w:id="11" w:author="郭天南" w:date="2018-12-14T07:19:00Z">
        <w:r w:rsidR="00332E3F">
          <w:rPr>
            <w:rFonts w:ascii="Times New Roman" w:hAnsi="Times New Roman" w:cs="Times New Roman"/>
            <w:sz w:val="22"/>
          </w:rPr>
          <w:t>as the</w:t>
        </w:r>
        <w:r w:rsidR="00332E3F" w:rsidRPr="006E0019">
          <w:rPr>
            <w:rFonts w:ascii="Times New Roman" w:hAnsi="Times New Roman" w:cs="Times New Roman"/>
            <w:sz w:val="22"/>
          </w:rPr>
          <w:t xml:space="preserve"> </w:t>
        </w:r>
      </w:ins>
      <w:r w:rsidRPr="006E0019">
        <w:rPr>
          <w:rFonts w:ascii="Times New Roman" w:hAnsi="Times New Roman" w:cs="Times New Roman"/>
          <w:sz w:val="22"/>
        </w:rPr>
        <w:t>training set</w:t>
      </w:r>
      <w:ins w:id="12" w:author="郭天南" w:date="2018-12-14T07:21:00Z">
        <w:r w:rsidR="00726409">
          <w:rPr>
            <w:rFonts w:ascii="Times New Roman" w:hAnsi="Times New Roman" w:cs="Times New Roman"/>
            <w:sz w:val="22"/>
          </w:rPr>
          <w:t xml:space="preserve">, </w:t>
        </w:r>
        <w:r w:rsidR="00726409" w:rsidRPr="006E0019">
          <w:rPr>
            <w:rFonts w:ascii="Times New Roman" w:hAnsi="Times New Roman" w:cs="Times New Roman"/>
            <w:sz w:val="22"/>
          </w:rPr>
          <w:t>including normal thyroid (</w:t>
        </w:r>
        <w:r w:rsidR="00726409">
          <w:rPr>
            <w:rFonts w:ascii="Times New Roman" w:hAnsi="Times New Roman" w:cs="Times New Roman"/>
            <w:sz w:val="22"/>
          </w:rPr>
          <w:t xml:space="preserve">N, </w:t>
        </w:r>
        <w:r w:rsidR="00726409" w:rsidRPr="006E0019">
          <w:rPr>
            <w:rFonts w:ascii="Times New Roman" w:hAnsi="Times New Roman" w:cs="Times New Roman"/>
            <w:sz w:val="22"/>
          </w:rPr>
          <w:t>n=40), multinodular goiter (</w:t>
        </w:r>
        <w:r w:rsidR="00726409">
          <w:rPr>
            <w:rFonts w:ascii="Times New Roman" w:hAnsi="Times New Roman" w:cs="Times New Roman"/>
            <w:sz w:val="22"/>
          </w:rPr>
          <w:t xml:space="preserve">M, </w:t>
        </w:r>
        <w:r w:rsidR="00726409" w:rsidRPr="006E0019">
          <w:rPr>
            <w:rFonts w:ascii="Times New Roman" w:hAnsi="Times New Roman" w:cs="Times New Roman"/>
            <w:sz w:val="22"/>
          </w:rPr>
          <w:t>n=122), follicular adenoma (</w:t>
        </w:r>
        <w:r w:rsidR="00726409">
          <w:rPr>
            <w:rFonts w:ascii="Times New Roman" w:hAnsi="Times New Roman" w:cs="Times New Roman"/>
            <w:sz w:val="22"/>
          </w:rPr>
          <w:t xml:space="preserve">A, </w:t>
        </w:r>
        <w:r w:rsidR="00726409" w:rsidRPr="006E0019">
          <w:rPr>
            <w:rFonts w:ascii="Times New Roman" w:hAnsi="Times New Roman" w:cs="Times New Roman"/>
            <w:sz w:val="22"/>
          </w:rPr>
          <w:t>n=86), follicular thyroid carcinoma (</w:t>
        </w:r>
        <w:r w:rsidR="00726409">
          <w:rPr>
            <w:rFonts w:ascii="Times New Roman" w:hAnsi="Times New Roman" w:cs="Times New Roman"/>
            <w:sz w:val="22"/>
          </w:rPr>
          <w:t xml:space="preserve">C, </w:t>
        </w:r>
        <w:r w:rsidR="00726409" w:rsidRPr="006E0019">
          <w:rPr>
            <w:rFonts w:ascii="Times New Roman" w:hAnsi="Times New Roman" w:cs="Times New Roman"/>
            <w:sz w:val="22"/>
          </w:rPr>
          <w:t>n=45) and papillary thyroid carcinoma (</w:t>
        </w:r>
        <w:r w:rsidR="00726409">
          <w:rPr>
            <w:rFonts w:ascii="Times New Roman" w:hAnsi="Times New Roman" w:cs="Times New Roman"/>
            <w:sz w:val="22"/>
          </w:rPr>
          <w:t xml:space="preserve">P, </w:t>
        </w:r>
        <w:r w:rsidR="00726409" w:rsidRPr="006E0019">
          <w:rPr>
            <w:rFonts w:ascii="Times New Roman" w:hAnsi="Times New Roman" w:cs="Times New Roman"/>
            <w:sz w:val="22"/>
          </w:rPr>
          <w:t>n=106).</w:t>
        </w:r>
        <w:r w:rsidR="00726409">
          <w:rPr>
            <w:rFonts w:ascii="Times New Roman" w:hAnsi="Times New Roman" w:cs="Times New Roman"/>
            <w:sz w:val="22"/>
          </w:rPr>
          <w:t xml:space="preserve"> </w:t>
        </w:r>
      </w:ins>
      <w:ins w:id="13" w:author="郭天南" w:date="2018-12-14T07:22:00Z">
        <w:r w:rsidR="00B2446D" w:rsidRPr="006E0019">
          <w:rPr>
            <w:rFonts w:ascii="Times New Roman" w:hAnsi="Times New Roman" w:cs="Times New Roman"/>
            <w:sz w:val="22"/>
          </w:rPr>
          <w:t xml:space="preserve">The validation set </w:t>
        </w:r>
      </w:ins>
      <w:ins w:id="14" w:author="郭天南" w:date="2018-12-14T07:23:00Z">
        <w:r w:rsidR="00137AFC">
          <w:rPr>
            <w:rFonts w:ascii="Times New Roman" w:hAnsi="Times New Roman" w:cs="Times New Roman"/>
            <w:sz w:val="22"/>
          </w:rPr>
          <w:t xml:space="preserve">containing 180 patients </w:t>
        </w:r>
      </w:ins>
      <w:ins w:id="15" w:author="郭天南" w:date="2018-12-14T07:22:00Z">
        <w:r w:rsidR="00B2446D" w:rsidRPr="006E0019">
          <w:rPr>
            <w:rFonts w:ascii="Times New Roman" w:hAnsi="Times New Roman" w:cs="Times New Roman"/>
            <w:sz w:val="22"/>
          </w:rPr>
          <w:t xml:space="preserve">was a single-blind cohort, only </w:t>
        </w:r>
      </w:ins>
      <w:ins w:id="16" w:author="郭天南" w:date="2018-12-14T07:23:00Z">
        <w:r w:rsidR="00943DE1">
          <w:rPr>
            <w:rFonts w:ascii="Times New Roman" w:hAnsi="Times New Roman" w:cs="Times New Roman"/>
            <w:sz w:val="22"/>
          </w:rPr>
          <w:t xml:space="preserve">the </w:t>
        </w:r>
      </w:ins>
      <w:ins w:id="17" w:author="郭天南" w:date="2018-12-14T07:22:00Z">
        <w:r w:rsidR="00B2446D" w:rsidRPr="006E0019">
          <w:rPr>
            <w:rFonts w:ascii="Times New Roman" w:hAnsi="Times New Roman" w:cs="Times New Roman"/>
            <w:sz w:val="22"/>
          </w:rPr>
          <w:t xml:space="preserve">pathologists </w:t>
        </w:r>
      </w:ins>
      <w:ins w:id="18" w:author="郭天南" w:date="2018-12-14T07:23:00Z">
        <w:r w:rsidR="00943DE1">
          <w:rPr>
            <w:rFonts w:ascii="Times New Roman" w:hAnsi="Times New Roman" w:cs="Times New Roman"/>
            <w:sz w:val="22"/>
          </w:rPr>
          <w:t xml:space="preserve">but not </w:t>
        </w:r>
      </w:ins>
      <w:ins w:id="19" w:author="郭天南" w:date="2018-12-14T07:22:00Z">
        <w:r w:rsidR="00B2446D">
          <w:rPr>
            <w:rFonts w:ascii="Times New Roman" w:hAnsi="Times New Roman" w:cs="Times New Roman"/>
            <w:sz w:val="22"/>
          </w:rPr>
          <w:t xml:space="preserve">the proteomics and data analysis group </w:t>
        </w:r>
        <w:r w:rsidR="00B2446D" w:rsidRPr="006E0019">
          <w:rPr>
            <w:rFonts w:ascii="Times New Roman" w:hAnsi="Times New Roman" w:cs="Times New Roman"/>
            <w:sz w:val="22"/>
          </w:rPr>
          <w:t>kn</w:t>
        </w:r>
      </w:ins>
      <w:ins w:id="20" w:author="郭天南" w:date="2018-12-14T07:23:00Z">
        <w:r w:rsidR="00943DE1">
          <w:rPr>
            <w:rFonts w:ascii="Times New Roman" w:hAnsi="Times New Roman" w:cs="Times New Roman"/>
            <w:sz w:val="22"/>
          </w:rPr>
          <w:t>e</w:t>
        </w:r>
      </w:ins>
      <w:ins w:id="21" w:author="郭天南" w:date="2018-12-14T07:22:00Z">
        <w:r w:rsidR="00B2446D" w:rsidRPr="006E0019">
          <w:rPr>
            <w:rFonts w:ascii="Times New Roman" w:hAnsi="Times New Roman" w:cs="Times New Roman"/>
            <w:sz w:val="22"/>
          </w:rPr>
          <w:t xml:space="preserve">w the </w:t>
        </w:r>
      </w:ins>
      <w:ins w:id="22" w:author="郭天南" w:date="2018-12-14T07:23:00Z">
        <w:r w:rsidR="00943DE1">
          <w:rPr>
            <w:rFonts w:ascii="Times New Roman" w:hAnsi="Times New Roman" w:cs="Times New Roman"/>
            <w:sz w:val="22"/>
          </w:rPr>
          <w:t>sample identity</w:t>
        </w:r>
        <w:r w:rsidR="00E93182">
          <w:rPr>
            <w:rFonts w:ascii="Times New Roman" w:hAnsi="Times New Roman" w:cs="Times New Roman"/>
            <w:sz w:val="22"/>
          </w:rPr>
          <w:t xml:space="preserve"> throughput the </w:t>
        </w:r>
        <w:r w:rsidR="00F02651">
          <w:rPr>
            <w:rFonts w:ascii="Times New Roman" w:hAnsi="Times New Roman" w:cs="Times New Roman"/>
            <w:sz w:val="22"/>
          </w:rPr>
          <w:t>project</w:t>
        </w:r>
      </w:ins>
      <w:ins w:id="23" w:author="郭天南" w:date="2018-12-14T07:22:00Z">
        <w:r w:rsidR="00B2446D" w:rsidRPr="006E0019">
          <w:rPr>
            <w:rFonts w:ascii="Times New Roman" w:hAnsi="Times New Roman" w:cs="Times New Roman"/>
            <w:sz w:val="22"/>
          </w:rPr>
          <w:t>.</w:t>
        </w:r>
      </w:ins>
      <w:del w:id="24" w:author="郭天南" w:date="2018-12-14T07:20:00Z">
        <w:r w:rsidR="0018711C" w:rsidRPr="006E0019" w:rsidDel="00332E3F">
          <w:rPr>
            <w:rFonts w:ascii="Times New Roman" w:hAnsi="Times New Roman" w:cs="Times New Roman"/>
            <w:sz w:val="22"/>
          </w:rPr>
          <w:delText xml:space="preserve"> and </w:delText>
        </w:r>
      </w:del>
      <w:del w:id="25" w:author="郭天南" w:date="2018-12-14T07:23:00Z">
        <w:r w:rsidR="00176A10" w:rsidRPr="006E0019" w:rsidDel="00137AFC">
          <w:rPr>
            <w:rFonts w:ascii="Times New Roman" w:hAnsi="Times New Roman" w:cs="Times New Roman"/>
            <w:sz w:val="22"/>
          </w:rPr>
          <w:delText xml:space="preserve">180 </w:delText>
        </w:r>
        <w:r w:rsidR="0018711C" w:rsidRPr="006E0019" w:rsidDel="00137AFC">
          <w:rPr>
            <w:rFonts w:ascii="Times New Roman" w:hAnsi="Times New Roman" w:cs="Times New Roman"/>
            <w:sz w:val="22"/>
          </w:rPr>
          <w:delText>patients</w:delText>
        </w:r>
      </w:del>
      <w:del w:id="26" w:author="郭天南" w:date="2018-12-14T07:20:00Z">
        <w:r w:rsidR="0018711C" w:rsidRPr="006E0019" w:rsidDel="00332E3F">
          <w:rPr>
            <w:rFonts w:ascii="Times New Roman" w:hAnsi="Times New Roman" w:cs="Times New Roman"/>
            <w:sz w:val="22"/>
          </w:rPr>
          <w:delText xml:space="preserve"> in </w:delText>
        </w:r>
        <w:r w:rsidRPr="006E0019" w:rsidDel="00332E3F">
          <w:rPr>
            <w:rFonts w:ascii="Times New Roman" w:hAnsi="Times New Roman" w:cs="Times New Roman"/>
            <w:sz w:val="22"/>
          </w:rPr>
          <w:delText>validation set</w:delText>
        </w:r>
      </w:del>
      <w:del w:id="27" w:author="郭天南" w:date="2018-12-14T07:23:00Z">
        <w:r w:rsidR="0018711C" w:rsidRPr="006E0019" w:rsidDel="00137AFC">
          <w:rPr>
            <w:rFonts w:ascii="Times New Roman" w:hAnsi="Times New Roman" w:cs="Times New Roman"/>
            <w:sz w:val="22"/>
          </w:rPr>
          <w:delText>.</w:delText>
        </w:r>
      </w:del>
      <w:del w:id="28" w:author="郭天南" w:date="2018-12-14T07:24:00Z">
        <w:r w:rsidRPr="006E0019" w:rsidDel="00137AFC">
          <w:rPr>
            <w:rFonts w:ascii="Times New Roman" w:hAnsi="Times New Roman" w:cs="Times New Roman"/>
            <w:b/>
            <w:sz w:val="22"/>
          </w:rPr>
          <w:delText xml:space="preserve"> (</w:delText>
        </w:r>
        <w:r w:rsidRPr="006E0019" w:rsidDel="00137AFC">
          <w:rPr>
            <w:rFonts w:ascii="Times New Roman" w:hAnsi="Times New Roman" w:cs="Times New Roman"/>
            <w:b/>
            <w:color w:val="FF0000"/>
            <w:sz w:val="22"/>
            <w:highlight w:val="yellow"/>
          </w:rPr>
          <w:delText xml:space="preserve">Table 1, </w:delText>
        </w:r>
        <w:r w:rsidR="0031511E" w:rsidRPr="006E0019" w:rsidDel="00137AFC">
          <w:rPr>
            <w:rFonts w:ascii="Times New Roman" w:hAnsi="Times New Roman" w:cs="Times New Roman"/>
            <w:b/>
            <w:color w:val="FF0000"/>
            <w:sz w:val="22"/>
            <w:highlight w:val="yellow"/>
          </w:rPr>
          <w:delText>G</w:delText>
        </w:r>
      </w:del>
      <w:del w:id="29" w:author="郭天南" w:date="2018-12-14T07:20:00Z">
        <w:r w:rsidR="0031511E" w:rsidRPr="006E0019" w:rsidDel="00B10CB5">
          <w:rPr>
            <w:rFonts w:ascii="Times New Roman" w:hAnsi="Times New Roman" w:cs="Times New Roman"/>
            <w:b/>
            <w:color w:val="FF0000"/>
            <w:sz w:val="22"/>
            <w:highlight w:val="yellow"/>
          </w:rPr>
          <w:delText>a</w:delText>
        </w:r>
      </w:del>
      <w:del w:id="30" w:author="郭天南" w:date="2018-12-14T07:24:00Z">
        <w:r w:rsidR="0031511E" w:rsidRPr="006E0019" w:rsidDel="00137AFC">
          <w:rPr>
            <w:rFonts w:ascii="Times New Roman" w:hAnsi="Times New Roman" w:cs="Times New Roman"/>
            <w:b/>
            <w:color w:val="FF0000"/>
            <w:sz w:val="22"/>
            <w:highlight w:val="yellow"/>
          </w:rPr>
          <w:delText xml:space="preserve">opal, </w:delText>
        </w:r>
        <w:r w:rsidRPr="006E0019" w:rsidDel="00137AFC">
          <w:rPr>
            <w:rFonts w:ascii="Times New Roman" w:hAnsi="Times New Roman" w:cs="Times New Roman"/>
            <w:b/>
            <w:color w:val="FF0000"/>
            <w:sz w:val="22"/>
            <w:highlight w:val="yellow"/>
          </w:rPr>
          <w:delText>Deadline</w:delText>
        </w:r>
        <w:r w:rsidR="0031511E" w:rsidRPr="006E0019" w:rsidDel="00137AFC">
          <w:rPr>
            <w:rFonts w:ascii="Times New Roman" w:hAnsi="Times New Roman" w:cs="Times New Roman"/>
            <w:b/>
            <w:color w:val="FF0000"/>
            <w:sz w:val="22"/>
            <w:highlight w:val="yellow"/>
          </w:rPr>
          <w:delText>1812</w:delText>
        </w:r>
        <w:r w:rsidR="006E0019" w:rsidRPr="006E0019" w:rsidDel="00137AFC">
          <w:rPr>
            <w:rFonts w:ascii="Times New Roman" w:hAnsi="Times New Roman" w:cs="Times New Roman"/>
            <w:b/>
            <w:color w:val="FF0000"/>
            <w:sz w:val="22"/>
            <w:highlight w:val="yellow"/>
          </w:rPr>
          <w:delText>14</w:delText>
        </w:r>
        <w:r w:rsidRPr="006E0019" w:rsidDel="00137AFC">
          <w:rPr>
            <w:rFonts w:ascii="Times New Roman" w:hAnsi="Times New Roman" w:cs="Times New Roman"/>
            <w:b/>
            <w:sz w:val="22"/>
          </w:rPr>
          <w:delText>)</w:delText>
        </w:r>
      </w:del>
      <w:del w:id="31" w:author="郭天南" w:date="2018-12-14T07:25:00Z">
        <w:r w:rsidRPr="006E0019" w:rsidDel="000B413F">
          <w:rPr>
            <w:rFonts w:ascii="Times New Roman" w:hAnsi="Times New Roman" w:cs="Times New Roman"/>
            <w:b/>
            <w:sz w:val="22"/>
          </w:rPr>
          <w:delText>.</w:delText>
        </w:r>
      </w:del>
      <w:r w:rsidRPr="006E0019">
        <w:rPr>
          <w:rFonts w:ascii="Times New Roman" w:hAnsi="Times New Roman" w:cs="Times New Roman"/>
          <w:b/>
          <w:sz w:val="22"/>
        </w:rPr>
        <w:t xml:space="preserve"> </w:t>
      </w:r>
      <w:r w:rsidRPr="006E0019">
        <w:rPr>
          <w:rFonts w:ascii="Times New Roman" w:hAnsi="Times New Roman" w:cs="Times New Roman"/>
          <w:sz w:val="22"/>
        </w:rPr>
        <w:t xml:space="preserve">More details </w:t>
      </w:r>
      <w:ins w:id="32" w:author="郭天南" w:date="2018-12-14T07:25:00Z">
        <w:r w:rsidR="000B413F">
          <w:rPr>
            <w:rFonts w:ascii="Times New Roman" w:hAnsi="Times New Roman" w:cs="Times New Roman"/>
            <w:sz w:val="22"/>
          </w:rPr>
          <w:t xml:space="preserve">of these cohorts </w:t>
        </w:r>
      </w:ins>
      <w:r w:rsidRPr="006E0019">
        <w:rPr>
          <w:rFonts w:ascii="Times New Roman" w:hAnsi="Times New Roman" w:cs="Times New Roman"/>
          <w:sz w:val="22"/>
        </w:rPr>
        <w:t>are provided in</w:t>
      </w:r>
      <w:r w:rsidRPr="006E0019">
        <w:rPr>
          <w:rFonts w:ascii="Times New Roman" w:hAnsi="Times New Roman" w:cs="Times New Roman"/>
          <w:b/>
          <w:sz w:val="22"/>
        </w:rPr>
        <w:t xml:space="preserve"> Supplementary Table 1</w:t>
      </w:r>
      <w:r w:rsidR="00513BD8" w:rsidRPr="006E0019">
        <w:rPr>
          <w:rFonts w:ascii="Times New Roman" w:hAnsi="Times New Roman" w:cs="Times New Roman"/>
          <w:b/>
          <w:sz w:val="22"/>
        </w:rPr>
        <w:t>(</w:t>
      </w:r>
      <w:r w:rsidR="00513BD8" w:rsidRPr="006E0019">
        <w:rPr>
          <w:rFonts w:ascii="Times New Roman" w:hAnsi="Times New Roman" w:cs="Times New Roman"/>
          <w:b/>
          <w:color w:val="FF0000"/>
          <w:sz w:val="22"/>
          <w:highlight w:val="yellow"/>
        </w:rPr>
        <w:t>validation set no patient info, ask for Gopal</w:t>
      </w:r>
      <w:r w:rsidR="00513BD8" w:rsidRPr="006E0019">
        <w:rPr>
          <w:rFonts w:ascii="Times New Roman" w:hAnsi="Times New Roman" w:cs="Times New Roman" w:hint="eastAsia"/>
          <w:b/>
          <w:color w:val="FF0000"/>
          <w:sz w:val="22"/>
          <w:highlight w:val="yellow"/>
        </w:rPr>
        <w:t>，</w:t>
      </w:r>
      <w:r w:rsidR="00513BD8" w:rsidRPr="006E0019">
        <w:rPr>
          <w:rFonts w:ascii="Times New Roman" w:hAnsi="Times New Roman" w:cs="Times New Roman"/>
          <w:b/>
          <w:color w:val="FF0000"/>
          <w:sz w:val="22"/>
          <w:highlight w:val="yellow"/>
        </w:rPr>
        <w:t>Deadline181203</w:t>
      </w:r>
      <w:r w:rsidR="00513BD8" w:rsidRPr="006E0019">
        <w:rPr>
          <w:rFonts w:ascii="Times New Roman" w:hAnsi="Times New Roman" w:cs="Times New Roman"/>
          <w:b/>
          <w:sz w:val="22"/>
        </w:rPr>
        <w:t>)</w:t>
      </w:r>
      <w:r w:rsidRPr="006E0019">
        <w:rPr>
          <w:rFonts w:ascii="Times New Roman" w:hAnsi="Times New Roman" w:cs="Times New Roman"/>
          <w:b/>
          <w:sz w:val="22"/>
        </w:rPr>
        <w:t>.</w:t>
      </w:r>
      <w:r w:rsidRPr="006E0019">
        <w:rPr>
          <w:rFonts w:ascii="Times New Roman" w:hAnsi="Times New Roman" w:cs="Times New Roman"/>
          <w:sz w:val="22"/>
        </w:rPr>
        <w:t xml:space="preserve"> </w:t>
      </w:r>
    </w:p>
    <w:p w14:paraId="4DD19005" w14:textId="77777777" w:rsidR="006E5F9C" w:rsidRPr="006E0019" w:rsidRDefault="006E5F9C" w:rsidP="006E5F9C">
      <w:pPr>
        <w:widowControl/>
        <w:jc w:val="left"/>
        <w:rPr>
          <w:rFonts w:ascii="Times New Roman" w:hAnsi="Times New Roman" w:cs="Times New Roman"/>
          <w:b/>
          <w:sz w:val="22"/>
        </w:rPr>
      </w:pPr>
      <w:r>
        <w:rPr>
          <w:noProof/>
        </w:rPr>
        <w:lastRenderedPageBreak/>
        <w:drawing>
          <wp:inline distT="0" distB="0" distL="0" distR="0" wp14:anchorId="7B8EEFCC" wp14:editId="35925919">
            <wp:extent cx="5274310" cy="521017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5210175"/>
                    </a:xfrm>
                    <a:prstGeom prst="rect">
                      <a:avLst/>
                    </a:prstGeom>
                  </pic:spPr>
                </pic:pic>
              </a:graphicData>
            </a:graphic>
          </wp:inline>
        </w:drawing>
      </w:r>
      <w:r>
        <w:rPr>
          <w:rFonts w:ascii="Times New Roman" w:hAnsi="Times New Roman" w:cs="Times New Roman"/>
          <w:b/>
          <w:sz w:val="22"/>
        </w:rPr>
        <w:t>Table 1. Clinical characteristics of the cohorts</w:t>
      </w:r>
    </w:p>
    <w:p w14:paraId="2C40D253" w14:textId="77777777" w:rsidR="006E5F9C" w:rsidRPr="006E5F9C" w:rsidRDefault="006E5F9C" w:rsidP="002C1C9B">
      <w:pPr>
        <w:widowControl/>
        <w:jc w:val="left"/>
        <w:rPr>
          <w:rFonts w:ascii="Times New Roman" w:hAnsi="Times New Roman" w:cs="Times New Roman"/>
          <w:b/>
          <w:sz w:val="22"/>
        </w:rPr>
      </w:pPr>
    </w:p>
    <w:p w14:paraId="19238648" w14:textId="1275E5E7" w:rsidR="0098536C" w:rsidRPr="006E0019" w:rsidDel="005730C8" w:rsidRDefault="00600C5D" w:rsidP="006E0019">
      <w:pPr>
        <w:widowControl/>
        <w:ind w:firstLine="405"/>
        <w:jc w:val="left"/>
        <w:rPr>
          <w:del w:id="33" w:author="郭天南" w:date="2018-12-14T07:27:00Z"/>
          <w:rFonts w:ascii="Times New Roman" w:hAnsi="Times New Roman" w:cs="Times New Roman"/>
          <w:sz w:val="22"/>
        </w:rPr>
      </w:pPr>
      <w:del w:id="34" w:author="郭天南" w:date="2018-12-14T07:22:00Z">
        <w:r w:rsidRPr="006E0019" w:rsidDel="00B2446D">
          <w:rPr>
            <w:rFonts w:ascii="Times New Roman" w:hAnsi="Times New Roman" w:cs="Times New Roman"/>
            <w:sz w:val="22"/>
          </w:rPr>
          <w:delText xml:space="preserve">In the training cohort, we </w:delText>
        </w:r>
        <w:r w:rsidR="00646FCF" w:rsidRPr="006E0019" w:rsidDel="00B2446D">
          <w:rPr>
            <w:rFonts w:ascii="Times New Roman" w:hAnsi="Times New Roman" w:cs="Times New Roman"/>
            <w:sz w:val="22"/>
          </w:rPr>
          <w:delText xml:space="preserve">retrospectively </w:delText>
        </w:r>
        <w:r w:rsidRPr="006E0019" w:rsidDel="00B2446D">
          <w:rPr>
            <w:rFonts w:ascii="Times New Roman" w:hAnsi="Times New Roman" w:cs="Times New Roman"/>
            <w:sz w:val="22"/>
          </w:rPr>
          <w:delText>collected five types of</w:delText>
        </w:r>
        <w:r w:rsidR="00AA507D" w:rsidRPr="006E0019" w:rsidDel="00B2446D">
          <w:rPr>
            <w:rFonts w:ascii="Times New Roman" w:hAnsi="Times New Roman" w:cs="Times New Roman"/>
            <w:sz w:val="22"/>
          </w:rPr>
          <w:delText xml:space="preserve"> FFPE</w:delText>
        </w:r>
        <w:r w:rsidRPr="006E0019" w:rsidDel="00B2446D">
          <w:rPr>
            <w:rFonts w:ascii="Times New Roman" w:hAnsi="Times New Roman" w:cs="Times New Roman"/>
            <w:sz w:val="22"/>
          </w:rPr>
          <w:delText xml:space="preserve"> thyroid tissues </w:delText>
        </w:r>
      </w:del>
      <w:del w:id="35" w:author="郭天南" w:date="2018-12-14T07:21:00Z">
        <w:r w:rsidRPr="006E0019" w:rsidDel="00726409">
          <w:rPr>
            <w:rFonts w:ascii="Times New Roman" w:hAnsi="Times New Roman" w:cs="Times New Roman"/>
            <w:sz w:val="22"/>
          </w:rPr>
          <w:delText>including normal thyroid (</w:delText>
        </w:r>
        <w:r w:rsidR="006E0019" w:rsidDel="00726409">
          <w:rPr>
            <w:rFonts w:ascii="Times New Roman" w:hAnsi="Times New Roman" w:cs="Times New Roman"/>
            <w:sz w:val="22"/>
          </w:rPr>
          <w:delText xml:space="preserve">N, </w:delText>
        </w:r>
        <w:r w:rsidR="00C55C50" w:rsidRPr="006E0019" w:rsidDel="00726409">
          <w:rPr>
            <w:rFonts w:ascii="Times New Roman" w:hAnsi="Times New Roman" w:cs="Times New Roman"/>
            <w:sz w:val="22"/>
          </w:rPr>
          <w:delText>n=</w:delText>
        </w:r>
        <w:r w:rsidRPr="006E0019" w:rsidDel="00726409">
          <w:rPr>
            <w:rFonts w:ascii="Times New Roman" w:hAnsi="Times New Roman" w:cs="Times New Roman"/>
            <w:sz w:val="22"/>
          </w:rPr>
          <w:delText>40), multinodular goiter (</w:delText>
        </w:r>
        <w:r w:rsidR="006E0019" w:rsidDel="00726409">
          <w:rPr>
            <w:rFonts w:ascii="Times New Roman" w:hAnsi="Times New Roman" w:cs="Times New Roman"/>
            <w:sz w:val="22"/>
          </w:rPr>
          <w:delText xml:space="preserve">M, </w:delText>
        </w:r>
        <w:r w:rsidR="0026388C" w:rsidRPr="006E0019" w:rsidDel="00726409">
          <w:rPr>
            <w:rFonts w:ascii="Times New Roman" w:hAnsi="Times New Roman" w:cs="Times New Roman"/>
            <w:sz w:val="22"/>
          </w:rPr>
          <w:delText>n=</w:delText>
        </w:r>
        <w:r w:rsidRPr="006E0019" w:rsidDel="00726409">
          <w:rPr>
            <w:rFonts w:ascii="Times New Roman" w:hAnsi="Times New Roman" w:cs="Times New Roman"/>
            <w:sz w:val="22"/>
          </w:rPr>
          <w:delText>122), follicular adenoma (</w:delText>
        </w:r>
        <w:r w:rsidR="006E0019" w:rsidDel="00726409">
          <w:rPr>
            <w:rFonts w:ascii="Times New Roman" w:hAnsi="Times New Roman" w:cs="Times New Roman"/>
            <w:sz w:val="22"/>
          </w:rPr>
          <w:delText xml:space="preserve">A, </w:delText>
        </w:r>
        <w:r w:rsidR="0026388C" w:rsidRPr="006E0019" w:rsidDel="00726409">
          <w:rPr>
            <w:rFonts w:ascii="Times New Roman" w:hAnsi="Times New Roman" w:cs="Times New Roman"/>
            <w:sz w:val="22"/>
          </w:rPr>
          <w:delText>n=</w:delText>
        </w:r>
        <w:r w:rsidR="00176A10" w:rsidRPr="006E0019" w:rsidDel="00726409">
          <w:rPr>
            <w:rFonts w:ascii="Times New Roman" w:hAnsi="Times New Roman" w:cs="Times New Roman"/>
            <w:sz w:val="22"/>
          </w:rPr>
          <w:delText>86</w:delText>
        </w:r>
        <w:r w:rsidRPr="006E0019" w:rsidDel="00726409">
          <w:rPr>
            <w:rFonts w:ascii="Times New Roman" w:hAnsi="Times New Roman" w:cs="Times New Roman"/>
            <w:sz w:val="22"/>
          </w:rPr>
          <w:delText>), follicular thyroid carcinoma (</w:delText>
        </w:r>
        <w:r w:rsidR="006E0019" w:rsidDel="00726409">
          <w:rPr>
            <w:rFonts w:ascii="Times New Roman" w:hAnsi="Times New Roman" w:cs="Times New Roman"/>
            <w:sz w:val="22"/>
          </w:rPr>
          <w:delText xml:space="preserve">C, </w:delText>
        </w:r>
        <w:r w:rsidR="0026388C" w:rsidRPr="006E0019" w:rsidDel="00726409">
          <w:rPr>
            <w:rFonts w:ascii="Times New Roman" w:hAnsi="Times New Roman" w:cs="Times New Roman"/>
            <w:sz w:val="22"/>
          </w:rPr>
          <w:delText>n=</w:delText>
        </w:r>
        <w:r w:rsidRPr="006E0019" w:rsidDel="00726409">
          <w:rPr>
            <w:rFonts w:ascii="Times New Roman" w:hAnsi="Times New Roman" w:cs="Times New Roman"/>
            <w:sz w:val="22"/>
          </w:rPr>
          <w:delText>4</w:delText>
        </w:r>
        <w:r w:rsidR="00176A10" w:rsidRPr="006E0019" w:rsidDel="00726409">
          <w:rPr>
            <w:rFonts w:ascii="Times New Roman" w:hAnsi="Times New Roman" w:cs="Times New Roman"/>
            <w:sz w:val="22"/>
          </w:rPr>
          <w:delText>5</w:delText>
        </w:r>
        <w:r w:rsidRPr="006E0019" w:rsidDel="00726409">
          <w:rPr>
            <w:rFonts w:ascii="Times New Roman" w:hAnsi="Times New Roman" w:cs="Times New Roman"/>
            <w:sz w:val="22"/>
          </w:rPr>
          <w:delText>) and papillary thyroid carcinoma (</w:delText>
        </w:r>
        <w:r w:rsidR="006E0019" w:rsidDel="00726409">
          <w:rPr>
            <w:rFonts w:ascii="Times New Roman" w:hAnsi="Times New Roman" w:cs="Times New Roman"/>
            <w:sz w:val="22"/>
          </w:rPr>
          <w:delText xml:space="preserve">P, </w:delText>
        </w:r>
        <w:r w:rsidR="0026388C" w:rsidRPr="006E0019" w:rsidDel="00726409">
          <w:rPr>
            <w:rFonts w:ascii="Times New Roman" w:hAnsi="Times New Roman" w:cs="Times New Roman"/>
            <w:sz w:val="22"/>
          </w:rPr>
          <w:delText>n=</w:delText>
        </w:r>
        <w:r w:rsidRPr="006E0019" w:rsidDel="00726409">
          <w:rPr>
            <w:rFonts w:ascii="Times New Roman" w:hAnsi="Times New Roman" w:cs="Times New Roman"/>
            <w:sz w:val="22"/>
          </w:rPr>
          <w:delText>10</w:delText>
        </w:r>
        <w:r w:rsidR="00176A10" w:rsidRPr="006E0019" w:rsidDel="00726409">
          <w:rPr>
            <w:rFonts w:ascii="Times New Roman" w:hAnsi="Times New Roman" w:cs="Times New Roman"/>
            <w:sz w:val="22"/>
          </w:rPr>
          <w:delText>6</w:delText>
        </w:r>
        <w:r w:rsidRPr="006E0019" w:rsidDel="00726409">
          <w:rPr>
            <w:rFonts w:ascii="Times New Roman" w:hAnsi="Times New Roman" w:cs="Times New Roman"/>
            <w:sz w:val="22"/>
          </w:rPr>
          <w:delText xml:space="preserve">). </w:delText>
        </w:r>
      </w:del>
      <w:bookmarkStart w:id="36" w:name="OLE_LINK7"/>
      <w:del w:id="37" w:author="郭天南" w:date="2018-12-14T07:22:00Z">
        <w:r w:rsidRPr="006E0019" w:rsidDel="00B2446D">
          <w:rPr>
            <w:rFonts w:ascii="Times New Roman" w:hAnsi="Times New Roman" w:cs="Times New Roman"/>
            <w:sz w:val="22"/>
          </w:rPr>
          <w:delText>The validation set was a single-blind cohort</w:delText>
        </w:r>
        <w:r w:rsidR="00646FCF" w:rsidRPr="006E0019" w:rsidDel="00B2446D">
          <w:rPr>
            <w:rFonts w:ascii="Times New Roman" w:hAnsi="Times New Roman" w:cs="Times New Roman"/>
            <w:sz w:val="22"/>
          </w:rPr>
          <w:delText>, only pathologists knew the results of tissue type and lab operators did not kn</w:delText>
        </w:r>
        <w:r w:rsidR="000422FB" w:rsidRPr="006E0019" w:rsidDel="00B2446D">
          <w:rPr>
            <w:rFonts w:ascii="Times New Roman" w:hAnsi="Times New Roman" w:cs="Times New Roman"/>
            <w:sz w:val="22"/>
          </w:rPr>
          <w:delText>ow the fact</w:delText>
        </w:r>
        <w:r w:rsidR="00AC6842" w:rsidRPr="006E0019" w:rsidDel="00B2446D">
          <w:rPr>
            <w:rFonts w:ascii="Times New Roman" w:hAnsi="Times New Roman" w:cs="Times New Roman"/>
            <w:sz w:val="22"/>
          </w:rPr>
          <w:delText>.</w:delText>
        </w:r>
      </w:del>
      <w:r w:rsidR="00CD700E" w:rsidRPr="006E0019">
        <w:rPr>
          <w:rFonts w:ascii="Times New Roman" w:hAnsi="Times New Roman" w:cs="Times New Roman"/>
          <w:sz w:val="22"/>
        </w:rPr>
        <w:t xml:space="preserve"> </w:t>
      </w:r>
      <w:ins w:id="38" w:author="郭天南" w:date="2018-12-14T07:25:00Z">
        <w:r w:rsidR="00284A55">
          <w:rPr>
            <w:rFonts w:ascii="Times New Roman" w:hAnsi="Times New Roman" w:cs="Times New Roman"/>
            <w:sz w:val="22"/>
          </w:rPr>
          <w:t>From each of these patient</w:t>
        </w:r>
      </w:ins>
      <w:ins w:id="39" w:author="郭天南" w:date="2018-12-14T07:28:00Z">
        <w:r w:rsidR="005730C8">
          <w:rPr>
            <w:rFonts w:ascii="Times New Roman" w:hAnsi="Times New Roman" w:cs="Times New Roman"/>
            <w:sz w:val="22"/>
          </w:rPr>
          <w:t>s</w:t>
        </w:r>
      </w:ins>
      <w:ins w:id="40" w:author="郭天南" w:date="2018-12-14T07:25:00Z">
        <w:r w:rsidR="00284A55">
          <w:rPr>
            <w:rFonts w:ascii="Times New Roman" w:hAnsi="Times New Roman" w:cs="Times New Roman"/>
            <w:sz w:val="22"/>
          </w:rPr>
          <w:t xml:space="preserve">, </w:t>
        </w:r>
      </w:ins>
      <w:del w:id="41" w:author="郭天南" w:date="2018-12-14T07:25:00Z">
        <w:r w:rsidR="006E0019" w:rsidDel="00284A55">
          <w:rPr>
            <w:rFonts w:ascii="Times New Roman" w:hAnsi="Times New Roman" w:cs="Times New Roman"/>
            <w:sz w:val="22"/>
          </w:rPr>
          <w:delText>T</w:delText>
        </w:r>
      </w:del>
      <w:ins w:id="42" w:author="郭天南" w:date="2018-12-14T07:25:00Z">
        <w:r w:rsidR="00284A55">
          <w:rPr>
            <w:rFonts w:ascii="Times New Roman" w:hAnsi="Times New Roman" w:cs="Times New Roman"/>
            <w:sz w:val="22"/>
          </w:rPr>
          <w:t>t</w:t>
        </w:r>
      </w:ins>
      <w:r w:rsidR="006E0019">
        <w:rPr>
          <w:rFonts w:ascii="Times New Roman" w:hAnsi="Times New Roman" w:cs="Times New Roman"/>
          <w:sz w:val="22"/>
        </w:rPr>
        <w:t>hree</w:t>
      </w:r>
      <w:r w:rsidR="00C70B6C" w:rsidRPr="006E0019">
        <w:rPr>
          <w:rFonts w:ascii="Times New Roman" w:hAnsi="Times New Roman" w:cs="Times New Roman"/>
          <w:sz w:val="22"/>
        </w:rPr>
        <w:t xml:space="preserve"> </w:t>
      </w:r>
      <w:ins w:id="43" w:author="郭天南" w:date="2018-12-14T07:25:00Z">
        <w:r w:rsidR="00284A55">
          <w:rPr>
            <w:rFonts w:ascii="Times New Roman" w:hAnsi="Times New Roman" w:cs="Times New Roman"/>
            <w:sz w:val="22"/>
          </w:rPr>
          <w:t xml:space="preserve">punches from the respective </w:t>
        </w:r>
      </w:ins>
      <w:ins w:id="44" w:author="郭天南" w:date="2018-12-14T07:26:00Z">
        <w:r w:rsidR="00284A55">
          <w:rPr>
            <w:rFonts w:ascii="Times New Roman" w:hAnsi="Times New Roman" w:cs="Times New Roman"/>
            <w:sz w:val="22"/>
          </w:rPr>
          <w:t xml:space="preserve">FFPE </w:t>
        </w:r>
      </w:ins>
      <w:ins w:id="45" w:author="郭天南" w:date="2018-12-14T07:25:00Z">
        <w:r w:rsidR="00284A55">
          <w:rPr>
            <w:rFonts w:ascii="Times New Roman" w:hAnsi="Times New Roman" w:cs="Times New Roman"/>
            <w:sz w:val="22"/>
          </w:rPr>
          <w:t xml:space="preserve">tissue region, regarded as </w:t>
        </w:r>
      </w:ins>
      <w:r w:rsidR="00C70B6C" w:rsidRPr="006E0019">
        <w:rPr>
          <w:rFonts w:ascii="Times New Roman" w:hAnsi="Times New Roman" w:cs="Times New Roman"/>
          <w:sz w:val="22"/>
        </w:rPr>
        <w:t>biological replicates</w:t>
      </w:r>
      <w:ins w:id="46" w:author="郭天南" w:date="2018-12-14T07:25:00Z">
        <w:r w:rsidR="00284A55">
          <w:rPr>
            <w:rFonts w:ascii="Times New Roman" w:hAnsi="Times New Roman" w:cs="Times New Roman"/>
            <w:sz w:val="22"/>
          </w:rPr>
          <w:t>,</w:t>
        </w:r>
      </w:ins>
      <w:r w:rsidR="00CD700E" w:rsidRPr="006E0019">
        <w:rPr>
          <w:rFonts w:ascii="Times New Roman" w:hAnsi="Times New Roman" w:cs="Times New Roman"/>
          <w:sz w:val="22"/>
        </w:rPr>
        <w:t xml:space="preserve"> were </w:t>
      </w:r>
      <w:del w:id="47" w:author="郭天南" w:date="2018-12-14T07:25:00Z">
        <w:r w:rsidR="00CD700E" w:rsidRPr="006E0019" w:rsidDel="00284A55">
          <w:rPr>
            <w:rFonts w:ascii="Times New Roman" w:hAnsi="Times New Roman" w:cs="Times New Roman"/>
            <w:sz w:val="22"/>
          </w:rPr>
          <w:delText>performed</w:delText>
        </w:r>
        <w:r w:rsidR="00C70B6C" w:rsidRPr="006E0019" w:rsidDel="00284A55">
          <w:rPr>
            <w:rFonts w:ascii="Times New Roman" w:hAnsi="Times New Roman" w:cs="Times New Roman"/>
            <w:sz w:val="22"/>
          </w:rPr>
          <w:delText xml:space="preserve"> </w:delText>
        </w:r>
        <w:r w:rsidR="005F488D" w:rsidRPr="006E0019" w:rsidDel="00284A55">
          <w:rPr>
            <w:rFonts w:ascii="Times New Roman" w:hAnsi="Times New Roman" w:cs="Times New Roman"/>
            <w:sz w:val="22"/>
          </w:rPr>
          <w:delText>for</w:delText>
        </w:r>
        <w:r w:rsidR="00C70B6C" w:rsidRPr="006E0019" w:rsidDel="00284A55">
          <w:rPr>
            <w:rFonts w:ascii="Times New Roman" w:hAnsi="Times New Roman" w:cs="Times New Roman"/>
            <w:sz w:val="22"/>
          </w:rPr>
          <w:delText xml:space="preserve"> each case</w:delText>
        </w:r>
      </w:del>
      <w:ins w:id="48" w:author="郭天南" w:date="2018-12-14T07:25:00Z">
        <w:r w:rsidR="00284A55">
          <w:rPr>
            <w:rFonts w:ascii="Times New Roman" w:hAnsi="Times New Roman" w:cs="Times New Roman"/>
            <w:sz w:val="22"/>
          </w:rPr>
          <w:t>subjec</w:t>
        </w:r>
      </w:ins>
      <w:ins w:id="49" w:author="郭天南" w:date="2018-12-14T07:26:00Z">
        <w:r w:rsidR="00284A55">
          <w:rPr>
            <w:rFonts w:ascii="Times New Roman" w:hAnsi="Times New Roman" w:cs="Times New Roman"/>
            <w:sz w:val="22"/>
          </w:rPr>
          <w:t>ted to PCT-DIA analysis after batch design and quality control</w:t>
        </w:r>
      </w:ins>
      <w:r w:rsidR="000D5ED7">
        <w:rPr>
          <w:rFonts w:ascii="Times New Roman" w:hAnsi="Times New Roman" w:cs="Times New Roman"/>
          <w:sz w:val="22"/>
        </w:rPr>
        <w:t xml:space="preserve"> (</w:t>
      </w:r>
      <w:del w:id="50" w:author="郭天南" w:date="2018-12-14T07:30:00Z">
        <w:r w:rsidR="000D5ED7" w:rsidRPr="008F5DF4" w:rsidDel="00646DDC">
          <w:rPr>
            <w:rFonts w:ascii="Times New Roman" w:hAnsi="Times New Roman" w:cs="Times New Roman"/>
            <w:b/>
            <w:sz w:val="22"/>
            <w:highlight w:val="yellow"/>
          </w:rPr>
          <w:delText xml:space="preserve">Figure </w:delText>
        </w:r>
      </w:del>
      <w:ins w:id="51" w:author="郭天南" w:date="2018-12-14T07:30:00Z">
        <w:r w:rsidR="00646DDC" w:rsidRPr="008F5DF4">
          <w:rPr>
            <w:rFonts w:ascii="Times New Roman" w:hAnsi="Times New Roman" w:cs="Times New Roman"/>
            <w:b/>
            <w:sz w:val="22"/>
            <w:highlight w:val="yellow"/>
          </w:rPr>
          <w:t>Fig</w:t>
        </w:r>
        <w:r w:rsidR="00646DDC">
          <w:rPr>
            <w:rFonts w:ascii="Times New Roman" w:hAnsi="Times New Roman" w:cs="Times New Roman"/>
            <w:b/>
            <w:sz w:val="22"/>
            <w:highlight w:val="yellow"/>
          </w:rPr>
          <w:t>.</w:t>
        </w:r>
        <w:r w:rsidR="00646DDC" w:rsidRPr="008F5DF4">
          <w:rPr>
            <w:rFonts w:ascii="Times New Roman" w:hAnsi="Times New Roman" w:cs="Times New Roman"/>
            <w:b/>
            <w:sz w:val="22"/>
            <w:highlight w:val="yellow"/>
          </w:rPr>
          <w:t xml:space="preserve"> </w:t>
        </w:r>
      </w:ins>
      <w:r w:rsidR="000D5ED7" w:rsidRPr="008F5DF4">
        <w:rPr>
          <w:rFonts w:ascii="Times New Roman" w:hAnsi="Times New Roman" w:cs="Times New Roman"/>
          <w:b/>
          <w:sz w:val="22"/>
          <w:highlight w:val="yellow"/>
        </w:rPr>
        <w:t>1</w:t>
      </w:r>
      <w:r w:rsidR="000D5ED7" w:rsidRPr="008F5DF4">
        <w:rPr>
          <w:rFonts w:ascii="Times New Roman" w:hAnsi="Times New Roman" w:cs="Times New Roman" w:hint="eastAsia"/>
          <w:b/>
          <w:sz w:val="22"/>
          <w:highlight w:val="yellow"/>
        </w:rPr>
        <w:t>,</w:t>
      </w:r>
      <w:r w:rsidR="000D5ED7" w:rsidRPr="008F5DF4">
        <w:rPr>
          <w:rFonts w:ascii="Times New Roman" w:hAnsi="Times New Roman" w:cs="Times New Roman"/>
          <w:b/>
          <w:sz w:val="22"/>
          <w:highlight w:val="yellow"/>
        </w:rPr>
        <w:t xml:space="preserve"> weigang, 20181215</w:t>
      </w:r>
      <w:r w:rsidR="000D5ED7">
        <w:rPr>
          <w:rFonts w:ascii="Times New Roman" w:hAnsi="Times New Roman" w:cs="Times New Roman"/>
          <w:sz w:val="22"/>
        </w:rPr>
        <w:t>)</w:t>
      </w:r>
      <w:r w:rsidR="00C70B6C" w:rsidRPr="006E0019">
        <w:rPr>
          <w:rFonts w:ascii="Times New Roman" w:hAnsi="Times New Roman" w:cs="Times New Roman"/>
          <w:sz w:val="22"/>
        </w:rPr>
        <w:t>.</w:t>
      </w:r>
      <w:r w:rsidR="00CD700E" w:rsidRPr="006E0019">
        <w:rPr>
          <w:rFonts w:ascii="Times New Roman" w:hAnsi="Times New Roman" w:cs="Times New Roman"/>
          <w:sz w:val="22"/>
        </w:rPr>
        <w:t xml:space="preserve"> </w:t>
      </w:r>
      <w:ins w:id="52" w:author="郭天南" w:date="2018-12-14T07:27:00Z">
        <w:r w:rsidR="00977B20">
          <w:rPr>
            <w:rFonts w:ascii="Times New Roman" w:hAnsi="Times New Roman" w:cs="Times New Roman"/>
            <w:sz w:val="22"/>
          </w:rPr>
          <w:t xml:space="preserve">From the training cohort, </w:t>
        </w:r>
        <w:r w:rsidR="005730C8">
          <w:rPr>
            <w:rFonts w:ascii="Times New Roman" w:hAnsi="Times New Roman" w:cs="Times New Roman"/>
            <w:sz w:val="22"/>
          </w:rPr>
          <w:t>totally we collected</w:t>
        </w:r>
      </w:ins>
    </w:p>
    <w:p w14:paraId="690D3A90" w14:textId="501DA6B6" w:rsidR="00D10D68" w:rsidRPr="006E0019" w:rsidRDefault="002C1C9B" w:rsidP="005730C8">
      <w:pPr>
        <w:widowControl/>
        <w:ind w:firstLine="405"/>
        <w:jc w:val="left"/>
        <w:rPr>
          <w:rFonts w:ascii="Times New Roman" w:hAnsi="Times New Roman" w:cs="Times New Roman"/>
          <w:sz w:val="22"/>
        </w:rPr>
        <w:pPrChange w:id="53" w:author="郭天南" w:date="2018-12-14T07:27:00Z">
          <w:pPr>
            <w:widowControl/>
            <w:jc w:val="left"/>
          </w:pPr>
        </w:pPrChange>
      </w:pPr>
      <w:del w:id="54" w:author="郭天南" w:date="2018-12-14T07:27:00Z">
        <w:r w:rsidRPr="006E0019" w:rsidDel="005730C8">
          <w:rPr>
            <w:rFonts w:ascii="Times New Roman" w:hAnsi="Times New Roman" w:cs="Times New Roman"/>
            <w:sz w:val="22"/>
          </w:rPr>
          <w:tab/>
        </w:r>
      </w:del>
      <w:ins w:id="55" w:author="郭天南" w:date="2018-12-14T07:27:00Z">
        <w:r w:rsidR="005730C8">
          <w:rPr>
            <w:rFonts w:ascii="Times New Roman" w:hAnsi="Times New Roman" w:cs="Times New Roman"/>
            <w:sz w:val="22"/>
          </w:rPr>
          <w:t xml:space="preserve"> </w:t>
        </w:r>
      </w:ins>
      <w:r w:rsidR="005E79F4" w:rsidRPr="006E0019">
        <w:rPr>
          <w:rFonts w:ascii="Times New Roman" w:hAnsi="Times New Roman" w:cs="Times New Roman"/>
          <w:sz w:val="22"/>
        </w:rPr>
        <w:t>1187</w:t>
      </w:r>
      <w:r w:rsidR="008144DA" w:rsidRPr="006E0019">
        <w:rPr>
          <w:rFonts w:ascii="Times New Roman" w:hAnsi="Times New Roman" w:cs="Times New Roman"/>
          <w:sz w:val="22"/>
        </w:rPr>
        <w:t xml:space="preserve"> </w:t>
      </w:r>
      <w:del w:id="56" w:author="郭天南" w:date="2018-12-14T07:27:00Z">
        <w:r w:rsidR="008144DA" w:rsidRPr="006E0019" w:rsidDel="005730C8">
          <w:rPr>
            <w:rFonts w:ascii="Times New Roman" w:hAnsi="Times New Roman" w:cs="Times New Roman"/>
            <w:sz w:val="22"/>
          </w:rPr>
          <w:delText>training</w:delText>
        </w:r>
        <w:r w:rsidR="00D10D68" w:rsidRPr="006E0019" w:rsidDel="005730C8">
          <w:rPr>
            <w:rFonts w:ascii="Times New Roman" w:hAnsi="Times New Roman" w:cs="Times New Roman"/>
            <w:sz w:val="22"/>
          </w:rPr>
          <w:delText xml:space="preserve"> </w:delText>
        </w:r>
      </w:del>
      <w:r w:rsidR="00C70B6C" w:rsidRPr="006E0019">
        <w:rPr>
          <w:rFonts w:ascii="Times New Roman" w:hAnsi="Times New Roman" w:cs="Times New Roman"/>
          <w:sz w:val="22"/>
        </w:rPr>
        <w:t>punche</w:t>
      </w:r>
      <w:r w:rsidR="00D10D68" w:rsidRPr="006E0019">
        <w:rPr>
          <w:rFonts w:ascii="Times New Roman" w:hAnsi="Times New Roman" w:cs="Times New Roman"/>
          <w:sz w:val="22"/>
        </w:rPr>
        <w:t>s</w:t>
      </w:r>
      <w:r w:rsidR="005E79F4" w:rsidRPr="006E0019">
        <w:rPr>
          <w:rFonts w:ascii="Times New Roman" w:hAnsi="Times New Roman" w:cs="Times New Roman"/>
          <w:sz w:val="22"/>
        </w:rPr>
        <w:t xml:space="preserve"> and 54 technical replicates </w:t>
      </w:r>
      <w:r w:rsidR="00D10D68" w:rsidRPr="006E0019">
        <w:rPr>
          <w:rFonts w:ascii="Times New Roman" w:hAnsi="Times New Roman" w:cs="Times New Roman"/>
          <w:sz w:val="22"/>
        </w:rPr>
        <w:t>from 399 patients were randomly divided into 84 batches</w:t>
      </w:r>
      <w:r w:rsidR="008144DA" w:rsidRPr="006E0019">
        <w:rPr>
          <w:rFonts w:ascii="Times New Roman" w:hAnsi="Times New Roman" w:cs="Times New Roman"/>
          <w:sz w:val="22"/>
        </w:rPr>
        <w:t xml:space="preserve"> </w:t>
      </w:r>
      <w:del w:id="57" w:author="郭天南" w:date="2018-12-14T07:28:00Z">
        <w:r w:rsidR="008144DA" w:rsidRPr="006E0019" w:rsidDel="005730C8">
          <w:rPr>
            <w:rFonts w:ascii="Times New Roman" w:hAnsi="Times New Roman" w:cs="Times New Roman"/>
            <w:sz w:val="22"/>
          </w:rPr>
          <w:delText xml:space="preserve">and </w:delText>
        </w:r>
      </w:del>
      <w:ins w:id="58" w:author="郭天南" w:date="2018-12-14T07:28:00Z">
        <w:r w:rsidR="005730C8">
          <w:rPr>
            <w:rFonts w:ascii="Times New Roman" w:hAnsi="Times New Roman" w:cs="Times New Roman"/>
            <w:sz w:val="22"/>
          </w:rPr>
          <w:t>while</w:t>
        </w:r>
        <w:r w:rsidR="005730C8" w:rsidRPr="006E0019">
          <w:rPr>
            <w:rFonts w:ascii="Times New Roman" w:hAnsi="Times New Roman" w:cs="Times New Roman"/>
            <w:sz w:val="22"/>
          </w:rPr>
          <w:t xml:space="preserve"> </w:t>
        </w:r>
      </w:ins>
      <w:r w:rsidR="00600C5D" w:rsidRPr="006E0019">
        <w:rPr>
          <w:rFonts w:ascii="Times New Roman" w:hAnsi="Times New Roman" w:cs="Times New Roman"/>
          <w:sz w:val="22"/>
        </w:rPr>
        <w:t xml:space="preserve">in </w:t>
      </w:r>
      <w:ins w:id="59" w:author="郭天南" w:date="2018-12-14T07:28:00Z">
        <w:r w:rsidR="005730C8">
          <w:rPr>
            <w:rFonts w:ascii="Times New Roman" w:hAnsi="Times New Roman" w:cs="Times New Roman"/>
            <w:sz w:val="22"/>
          </w:rPr>
          <w:t xml:space="preserve">the </w:t>
        </w:r>
      </w:ins>
      <w:r w:rsidR="00600C5D" w:rsidRPr="006E0019">
        <w:rPr>
          <w:rFonts w:ascii="Times New Roman" w:hAnsi="Times New Roman" w:cs="Times New Roman"/>
          <w:sz w:val="22"/>
        </w:rPr>
        <w:t xml:space="preserve">validation </w:t>
      </w:r>
      <w:ins w:id="60" w:author="郭天南" w:date="2018-12-14T07:28:00Z">
        <w:r w:rsidR="005730C8">
          <w:rPr>
            <w:rFonts w:ascii="Times New Roman" w:hAnsi="Times New Roman" w:cs="Times New Roman"/>
            <w:sz w:val="22"/>
          </w:rPr>
          <w:t xml:space="preserve">cohort </w:t>
        </w:r>
      </w:ins>
      <w:del w:id="61" w:author="郭天南" w:date="2018-12-14T07:28:00Z">
        <w:r w:rsidR="00600C5D" w:rsidRPr="006E0019" w:rsidDel="005730C8">
          <w:rPr>
            <w:rFonts w:ascii="Times New Roman" w:hAnsi="Times New Roman" w:cs="Times New Roman"/>
            <w:sz w:val="22"/>
          </w:rPr>
          <w:delText xml:space="preserve">set </w:delText>
        </w:r>
      </w:del>
      <w:r w:rsidR="008144DA" w:rsidRPr="006E0019">
        <w:rPr>
          <w:rFonts w:ascii="Times New Roman" w:hAnsi="Times New Roman" w:cs="Times New Roman"/>
          <w:sz w:val="22"/>
        </w:rPr>
        <w:t xml:space="preserve">543 samples </w:t>
      </w:r>
      <w:ins w:id="62" w:author="郭天南" w:date="2018-12-14T07:28:00Z">
        <w:r w:rsidR="00D825C2">
          <w:rPr>
            <w:rFonts w:ascii="Times New Roman" w:hAnsi="Times New Roman" w:cs="Times New Roman"/>
            <w:sz w:val="22"/>
          </w:rPr>
          <w:t xml:space="preserve">from 180 patients </w:t>
        </w:r>
      </w:ins>
      <w:r w:rsidR="008144DA" w:rsidRPr="006E0019">
        <w:rPr>
          <w:rFonts w:ascii="Times New Roman" w:hAnsi="Times New Roman" w:cs="Times New Roman"/>
          <w:sz w:val="22"/>
        </w:rPr>
        <w:t>were divided into 37 batches</w:t>
      </w:r>
      <w:r w:rsidR="00D10D68" w:rsidRPr="006E0019">
        <w:rPr>
          <w:rFonts w:ascii="Times New Roman" w:hAnsi="Times New Roman" w:cs="Times New Roman"/>
          <w:sz w:val="22"/>
        </w:rPr>
        <w:t xml:space="preserve">. </w:t>
      </w:r>
      <w:del w:id="63" w:author="郭天南" w:date="2018-12-14T07:28:00Z">
        <w:r w:rsidR="00CD700E" w:rsidRPr="006E0019" w:rsidDel="00B37EC6">
          <w:rPr>
            <w:rFonts w:ascii="Times New Roman" w:hAnsi="Times New Roman" w:cs="Times New Roman"/>
            <w:sz w:val="22"/>
          </w:rPr>
          <w:delText>In e</w:delText>
        </w:r>
      </w:del>
      <w:ins w:id="64" w:author="郭天南" w:date="2018-12-14T07:28:00Z">
        <w:r w:rsidR="00B37EC6">
          <w:rPr>
            <w:rFonts w:ascii="Times New Roman" w:hAnsi="Times New Roman" w:cs="Times New Roman"/>
            <w:sz w:val="22"/>
          </w:rPr>
          <w:t>E</w:t>
        </w:r>
      </w:ins>
      <w:r w:rsidR="00CD700E" w:rsidRPr="006E0019">
        <w:rPr>
          <w:rFonts w:ascii="Times New Roman" w:hAnsi="Times New Roman" w:cs="Times New Roman"/>
          <w:sz w:val="22"/>
        </w:rPr>
        <w:t xml:space="preserve">ach batch </w:t>
      </w:r>
      <w:del w:id="65" w:author="郭天南" w:date="2018-12-14T07:28:00Z">
        <w:r w:rsidR="00CD700E" w:rsidRPr="006E0019" w:rsidDel="00B37EC6">
          <w:rPr>
            <w:rFonts w:ascii="Times New Roman" w:hAnsi="Times New Roman" w:cs="Times New Roman"/>
            <w:sz w:val="22"/>
          </w:rPr>
          <w:delText xml:space="preserve">it </w:delText>
        </w:r>
        <w:r w:rsidR="00D10D68" w:rsidRPr="006E0019" w:rsidDel="00B37EC6">
          <w:rPr>
            <w:rFonts w:ascii="Times New Roman" w:hAnsi="Times New Roman" w:cs="Times New Roman"/>
            <w:sz w:val="22"/>
          </w:rPr>
          <w:delText xml:space="preserve">is </w:delText>
        </w:r>
      </w:del>
      <w:ins w:id="66" w:author="郭天南" w:date="2018-12-14T07:28:00Z">
        <w:r w:rsidR="00B37EC6">
          <w:rPr>
            <w:rFonts w:ascii="Times New Roman" w:hAnsi="Times New Roman" w:cs="Times New Roman"/>
            <w:sz w:val="22"/>
          </w:rPr>
          <w:t>c</w:t>
        </w:r>
      </w:ins>
      <w:ins w:id="67" w:author="郭天南" w:date="2018-12-14T07:29:00Z">
        <w:r w:rsidR="00B37EC6">
          <w:rPr>
            <w:rFonts w:ascii="Times New Roman" w:hAnsi="Times New Roman" w:cs="Times New Roman"/>
            <w:sz w:val="22"/>
          </w:rPr>
          <w:t xml:space="preserve">omprised </w:t>
        </w:r>
      </w:ins>
      <w:del w:id="68" w:author="郭天南" w:date="2018-12-14T07:29:00Z">
        <w:r w:rsidR="00D10D68" w:rsidRPr="006E0019" w:rsidDel="00B37EC6">
          <w:rPr>
            <w:rFonts w:ascii="Times New Roman" w:hAnsi="Times New Roman" w:cs="Times New Roman"/>
            <w:sz w:val="22"/>
          </w:rPr>
          <w:delText xml:space="preserve">included </w:delText>
        </w:r>
      </w:del>
      <w:r w:rsidR="00D10D68" w:rsidRPr="006E0019">
        <w:rPr>
          <w:rFonts w:ascii="Times New Roman" w:hAnsi="Times New Roman" w:cs="Times New Roman"/>
          <w:sz w:val="22"/>
        </w:rPr>
        <w:t xml:space="preserve">15 thyroid tissues, </w:t>
      </w:r>
      <w:r w:rsidR="00CB768E">
        <w:rPr>
          <w:rFonts w:ascii="Times New Roman" w:hAnsi="Times New Roman" w:cs="Times New Roman"/>
          <w:sz w:val="22"/>
        </w:rPr>
        <w:t>one</w:t>
      </w:r>
      <w:r w:rsidR="00CB768E" w:rsidRPr="006E0019">
        <w:rPr>
          <w:rFonts w:ascii="Times New Roman" w:hAnsi="Times New Roman" w:cs="Times New Roman"/>
          <w:sz w:val="22"/>
        </w:rPr>
        <w:t xml:space="preserve"> </w:t>
      </w:r>
      <w:r w:rsidR="00D10D68" w:rsidRPr="006E0019">
        <w:rPr>
          <w:rFonts w:ascii="Times New Roman" w:hAnsi="Times New Roman" w:cs="Times New Roman"/>
          <w:sz w:val="22"/>
        </w:rPr>
        <w:t xml:space="preserve">mouse liver sample for PCT </w:t>
      </w:r>
      <w:ins w:id="69" w:author="郭天南" w:date="2018-12-14T07:29:00Z">
        <w:r w:rsidR="00B37EC6">
          <w:rPr>
            <w:rFonts w:ascii="Times New Roman" w:hAnsi="Times New Roman" w:cs="Times New Roman"/>
            <w:sz w:val="22"/>
          </w:rPr>
          <w:t xml:space="preserve">quality </w:t>
        </w:r>
      </w:ins>
      <w:r w:rsidR="00D10D68" w:rsidRPr="006E0019">
        <w:rPr>
          <w:rFonts w:ascii="Times New Roman" w:hAnsi="Times New Roman" w:cs="Times New Roman"/>
          <w:sz w:val="22"/>
        </w:rPr>
        <w:t xml:space="preserve">control and </w:t>
      </w:r>
      <w:r w:rsidR="00CB768E">
        <w:rPr>
          <w:rFonts w:ascii="Times New Roman" w:hAnsi="Times New Roman" w:cs="Times New Roman"/>
          <w:sz w:val="22"/>
        </w:rPr>
        <w:t>one</w:t>
      </w:r>
      <w:r w:rsidR="00CB768E" w:rsidRPr="006E0019">
        <w:rPr>
          <w:rFonts w:ascii="Times New Roman" w:hAnsi="Times New Roman" w:cs="Times New Roman"/>
          <w:sz w:val="22"/>
        </w:rPr>
        <w:t xml:space="preserve"> </w:t>
      </w:r>
      <w:r w:rsidR="00D10D68" w:rsidRPr="006E0019">
        <w:rPr>
          <w:rFonts w:ascii="Times New Roman" w:hAnsi="Times New Roman" w:cs="Times New Roman"/>
          <w:sz w:val="22"/>
        </w:rPr>
        <w:t>pool</w:t>
      </w:r>
      <w:ins w:id="70" w:author="郭天南" w:date="2018-12-14T07:29:00Z">
        <w:r w:rsidR="008E1B8B">
          <w:rPr>
            <w:rFonts w:ascii="Times New Roman" w:hAnsi="Times New Roman" w:cs="Times New Roman"/>
            <w:sz w:val="22"/>
          </w:rPr>
          <w:t xml:space="preserve">ed thyroid </w:t>
        </w:r>
        <w:r w:rsidR="00A92E67">
          <w:rPr>
            <w:rFonts w:ascii="Times New Roman" w:hAnsi="Times New Roman" w:cs="Times New Roman"/>
            <w:sz w:val="22"/>
          </w:rPr>
          <w:t>tissue digest</w:t>
        </w:r>
      </w:ins>
      <w:r w:rsidR="00D10D68" w:rsidRPr="006E0019">
        <w:rPr>
          <w:rFonts w:ascii="Times New Roman" w:hAnsi="Times New Roman" w:cs="Times New Roman"/>
          <w:sz w:val="22"/>
        </w:rPr>
        <w:t xml:space="preserve"> sample for MS </w:t>
      </w:r>
      <w:ins w:id="71" w:author="郭天南" w:date="2018-12-14T07:29:00Z">
        <w:r w:rsidR="00B37EC6">
          <w:rPr>
            <w:rFonts w:ascii="Times New Roman" w:hAnsi="Times New Roman" w:cs="Times New Roman"/>
            <w:sz w:val="22"/>
          </w:rPr>
          <w:t xml:space="preserve">quality </w:t>
        </w:r>
      </w:ins>
      <w:r w:rsidR="00D10D68" w:rsidRPr="006E0019">
        <w:rPr>
          <w:rFonts w:ascii="Times New Roman" w:hAnsi="Times New Roman" w:cs="Times New Roman"/>
          <w:sz w:val="22"/>
        </w:rPr>
        <w:t>control.</w:t>
      </w:r>
      <w:del w:id="72" w:author="郭天南" w:date="2018-12-14T07:29:00Z">
        <w:r w:rsidR="00D10D68" w:rsidRPr="006E0019" w:rsidDel="00BE2EF0">
          <w:rPr>
            <w:rFonts w:ascii="Times New Roman" w:hAnsi="Times New Roman" w:cs="Times New Roman"/>
            <w:sz w:val="22"/>
          </w:rPr>
          <w:delText xml:space="preserve">  </w:delText>
        </w:r>
      </w:del>
    </w:p>
    <w:p w14:paraId="2A7CA502" w14:textId="4DBF7A1D" w:rsidR="00DF7C76" w:rsidRPr="006E0019" w:rsidDel="00E56854" w:rsidRDefault="00A742DE">
      <w:pPr>
        <w:widowControl/>
        <w:jc w:val="left"/>
        <w:rPr>
          <w:del w:id="73" w:author="郭天南" w:date="2018-12-14T07:30:00Z"/>
          <w:rFonts w:ascii="Times New Roman" w:hAnsi="Times New Roman" w:cs="Times New Roman"/>
          <w:sz w:val="22"/>
        </w:rPr>
      </w:pPr>
      <w:bookmarkStart w:id="74" w:name="OLE_LINK6"/>
      <w:del w:id="75" w:author="郭天南" w:date="2018-12-14T07:30:00Z">
        <w:r w:rsidDel="00E56854">
          <w:rPr>
            <w:rFonts w:ascii="Times New Roman" w:hAnsi="Times New Roman" w:cs="Times New Roman"/>
            <w:sz w:val="22"/>
          </w:rPr>
          <w:tab/>
        </w:r>
        <w:bookmarkEnd w:id="36"/>
        <w:bookmarkEnd w:id="74"/>
        <w:r w:rsidR="00CD700E" w:rsidRPr="006E0019" w:rsidDel="00E56854">
          <w:rPr>
            <w:rFonts w:ascii="Times New Roman" w:hAnsi="Times New Roman" w:cs="Times New Roman"/>
            <w:sz w:val="22"/>
          </w:rPr>
          <w:delText>1187</w:delText>
        </w:r>
        <w:r w:rsidR="00D10D68" w:rsidRPr="006E0019" w:rsidDel="00E56854">
          <w:rPr>
            <w:rFonts w:ascii="Times New Roman" w:hAnsi="Times New Roman" w:cs="Times New Roman"/>
            <w:sz w:val="22"/>
          </w:rPr>
          <w:delText xml:space="preserve"> </w:delText>
        </w:r>
        <w:r w:rsidR="001759CC" w:rsidRPr="006E0019" w:rsidDel="00E56854">
          <w:rPr>
            <w:rFonts w:ascii="Times New Roman" w:hAnsi="Times New Roman" w:cs="Times New Roman"/>
            <w:sz w:val="22"/>
          </w:rPr>
          <w:delText xml:space="preserve">FFEP thyroid </w:delText>
        </w:r>
        <w:r w:rsidR="00D10D68" w:rsidRPr="006E0019" w:rsidDel="00E56854">
          <w:rPr>
            <w:rFonts w:ascii="Times New Roman" w:hAnsi="Times New Roman" w:cs="Times New Roman"/>
            <w:sz w:val="22"/>
          </w:rPr>
          <w:delText>s</w:delText>
        </w:r>
        <w:r w:rsidR="0031511E" w:rsidRPr="006E0019" w:rsidDel="00E56854">
          <w:rPr>
            <w:rFonts w:ascii="Times New Roman" w:hAnsi="Times New Roman" w:cs="Times New Roman"/>
            <w:sz w:val="22"/>
          </w:rPr>
          <w:delText>a</w:delText>
        </w:r>
        <w:r w:rsidR="00D10D68" w:rsidRPr="006E0019" w:rsidDel="00E56854">
          <w:rPr>
            <w:rFonts w:ascii="Times New Roman" w:hAnsi="Times New Roman" w:cs="Times New Roman"/>
            <w:sz w:val="22"/>
          </w:rPr>
          <w:delText xml:space="preserve">mples from 399 patients were </w:delText>
        </w:r>
        <w:r w:rsidR="008B762C" w:rsidDel="00E56854">
          <w:rPr>
            <w:rFonts w:ascii="Times New Roman" w:hAnsi="Times New Roman" w:cs="Times New Roman" w:hint="eastAsia"/>
            <w:sz w:val="22"/>
          </w:rPr>
          <w:delText>ther</w:delText>
        </w:r>
        <w:r w:rsidR="008B762C" w:rsidDel="00E56854">
          <w:rPr>
            <w:rFonts w:ascii="Times New Roman" w:hAnsi="Times New Roman" w:cs="Times New Roman"/>
            <w:sz w:val="22"/>
          </w:rPr>
          <w:delText xml:space="preserve">efore </w:delText>
        </w:r>
        <w:r w:rsidR="008039C9" w:rsidRPr="006E0019" w:rsidDel="00E56854">
          <w:rPr>
            <w:rFonts w:ascii="Times New Roman" w:hAnsi="Times New Roman" w:cs="Times New Roman"/>
            <w:sz w:val="22"/>
          </w:rPr>
          <w:delText xml:space="preserve">processed </w:delText>
        </w:r>
        <w:r w:rsidR="00D10D68" w:rsidRPr="006E0019" w:rsidDel="00E56854">
          <w:rPr>
            <w:rFonts w:ascii="Times New Roman" w:hAnsi="Times New Roman" w:cs="Times New Roman"/>
            <w:sz w:val="22"/>
          </w:rPr>
          <w:delText xml:space="preserve">by PCT </w:delText>
        </w:r>
        <w:r w:rsidR="008039C9" w:rsidRPr="006E0019" w:rsidDel="00E56854">
          <w:rPr>
            <w:rFonts w:ascii="Times New Roman" w:hAnsi="Times New Roman" w:cs="Times New Roman"/>
            <w:sz w:val="22"/>
          </w:rPr>
          <w:delText>for DIA-MS analysis in 84 batches</w:delText>
        </w:r>
        <w:r w:rsidR="00D10D68" w:rsidRPr="006E0019" w:rsidDel="00E56854">
          <w:rPr>
            <w:rFonts w:ascii="Times New Roman" w:hAnsi="Times New Roman" w:cs="Times New Roman"/>
            <w:sz w:val="22"/>
          </w:rPr>
          <w:delText xml:space="preserve">. </w:delText>
        </w:r>
      </w:del>
    </w:p>
    <w:p w14:paraId="1C5B3055" w14:textId="3934D687" w:rsidR="008039C9" w:rsidRPr="006E0019" w:rsidRDefault="00A742DE" w:rsidP="002C1C9B">
      <w:pPr>
        <w:widowControl/>
        <w:jc w:val="left"/>
        <w:rPr>
          <w:rFonts w:ascii="Times New Roman" w:hAnsi="Times New Roman" w:cs="Times New Roman"/>
          <w:sz w:val="22"/>
        </w:rPr>
      </w:pPr>
      <w:r>
        <w:rPr>
          <w:rFonts w:ascii="Times New Roman" w:hAnsi="Times New Roman" w:cs="Times New Roman"/>
          <w:sz w:val="22"/>
        </w:rPr>
        <w:tab/>
      </w:r>
      <w:r w:rsidR="008039C9" w:rsidRPr="006E0019">
        <w:rPr>
          <w:rFonts w:ascii="Times New Roman" w:hAnsi="Times New Roman" w:cs="Times New Roman"/>
          <w:sz w:val="22"/>
        </w:rPr>
        <w:t xml:space="preserve">Each batch </w:t>
      </w:r>
      <w:ins w:id="76" w:author="郭天南" w:date="2018-12-14T07:30:00Z">
        <w:r w:rsidR="00973A5F">
          <w:rPr>
            <w:rFonts w:ascii="Times New Roman" w:hAnsi="Times New Roman" w:cs="Times New Roman"/>
            <w:sz w:val="22"/>
          </w:rPr>
          <w:t xml:space="preserve">of proteome digests </w:t>
        </w:r>
      </w:ins>
      <w:r w:rsidR="008039C9" w:rsidRPr="006E0019">
        <w:rPr>
          <w:rFonts w:ascii="Times New Roman" w:hAnsi="Times New Roman" w:cs="Times New Roman"/>
          <w:sz w:val="22"/>
        </w:rPr>
        <w:t>was analyzed in DIA-MS mode using QE-HF with gradient of 45 min and 24 windows</w:t>
      </w:r>
      <w:del w:id="77" w:author="郭天南" w:date="2018-12-14T07:31:00Z">
        <w:r w:rsidR="008039C9" w:rsidRPr="006E0019" w:rsidDel="002B26DD">
          <w:rPr>
            <w:rFonts w:ascii="Times New Roman" w:hAnsi="Times New Roman" w:cs="Times New Roman"/>
            <w:sz w:val="22"/>
          </w:rPr>
          <w:delText xml:space="preserve"> (</w:delText>
        </w:r>
      </w:del>
      <w:del w:id="78" w:author="郭天南" w:date="2018-12-14T07:30:00Z">
        <w:r w:rsidR="003C6723" w:rsidDel="003517DB">
          <w:rPr>
            <w:rFonts w:ascii="Times New Roman" w:hAnsi="Times New Roman" w:cs="Times New Roman"/>
            <w:b/>
            <w:sz w:val="22"/>
            <w:highlight w:val="yellow"/>
          </w:rPr>
          <w:delText>s</w:delText>
        </w:r>
        <w:r w:rsidR="008039C9" w:rsidRPr="000D5ED7" w:rsidDel="003517DB">
          <w:rPr>
            <w:rFonts w:ascii="Times New Roman" w:hAnsi="Times New Roman" w:cs="Times New Roman"/>
            <w:b/>
            <w:sz w:val="22"/>
            <w:highlight w:val="yellow"/>
          </w:rPr>
          <w:delText xml:space="preserve">Note </w:delText>
        </w:r>
      </w:del>
      <w:del w:id="79" w:author="郭天南" w:date="2018-12-14T07:31:00Z">
        <w:r w:rsidR="008039C9" w:rsidRPr="000D5ED7" w:rsidDel="002B26DD">
          <w:rPr>
            <w:rFonts w:ascii="Times New Roman" w:hAnsi="Times New Roman" w:cs="Times New Roman"/>
            <w:b/>
            <w:sz w:val="22"/>
            <w:highlight w:val="yellow"/>
          </w:rPr>
          <w:delText>1</w:delText>
        </w:r>
        <w:r w:rsidR="000D5ED7" w:rsidRPr="000D5ED7" w:rsidDel="002B26DD">
          <w:rPr>
            <w:rFonts w:ascii="Times New Roman" w:hAnsi="Times New Roman" w:cs="Times New Roman"/>
            <w:b/>
            <w:sz w:val="22"/>
            <w:highlight w:val="yellow"/>
          </w:rPr>
          <w:delText>, huanhuan</w:delText>
        </w:r>
        <w:r w:rsidR="000D5ED7" w:rsidDel="002B26DD">
          <w:rPr>
            <w:rFonts w:ascii="Times New Roman" w:hAnsi="Times New Roman" w:cs="Times New Roman"/>
            <w:b/>
            <w:sz w:val="22"/>
            <w:highlight w:val="yellow"/>
          </w:rPr>
          <w:delText>, 20181214</w:delText>
        </w:r>
        <w:r w:rsidR="008039C9" w:rsidRPr="006E0019" w:rsidDel="002B26DD">
          <w:rPr>
            <w:rFonts w:ascii="Times New Roman" w:hAnsi="Times New Roman" w:cs="Times New Roman"/>
            <w:sz w:val="22"/>
          </w:rPr>
          <w:delText>)</w:delText>
        </w:r>
      </w:del>
      <w:r w:rsidR="008039C9" w:rsidRPr="006E0019">
        <w:rPr>
          <w:rFonts w:ascii="Times New Roman" w:hAnsi="Times New Roman" w:cs="Times New Roman"/>
          <w:sz w:val="22"/>
        </w:rPr>
        <w:t xml:space="preserve">. To avoid carry over we inserted a blank sample </w:t>
      </w:r>
      <w:r w:rsidR="001A080E" w:rsidRPr="006E0019">
        <w:rPr>
          <w:rFonts w:ascii="Times New Roman" w:hAnsi="Times New Roman" w:cs="Times New Roman"/>
          <w:sz w:val="22"/>
        </w:rPr>
        <w:t xml:space="preserve">using 15 min gradient </w:t>
      </w:r>
      <w:r w:rsidR="008039C9" w:rsidRPr="006E0019">
        <w:rPr>
          <w:rFonts w:ascii="Times New Roman" w:hAnsi="Times New Roman" w:cs="Times New Roman"/>
          <w:sz w:val="22"/>
        </w:rPr>
        <w:t xml:space="preserve">every </w:t>
      </w:r>
      <w:r w:rsidR="00766062">
        <w:rPr>
          <w:rFonts w:ascii="Times New Roman" w:hAnsi="Times New Roman" w:cs="Times New Roman"/>
          <w:sz w:val="22"/>
        </w:rPr>
        <w:t>four</w:t>
      </w:r>
      <w:r w:rsidR="008039C9" w:rsidRPr="006E0019">
        <w:rPr>
          <w:rFonts w:ascii="Times New Roman" w:hAnsi="Times New Roman" w:cs="Times New Roman"/>
          <w:sz w:val="22"/>
        </w:rPr>
        <w:t xml:space="preserve"> injections</w:t>
      </w:r>
      <w:r w:rsidR="00145E93" w:rsidRPr="006E0019">
        <w:rPr>
          <w:rFonts w:ascii="Times New Roman" w:hAnsi="Times New Roman" w:cs="Times New Roman"/>
          <w:sz w:val="22"/>
        </w:rPr>
        <w:t xml:space="preserve"> (</w:t>
      </w:r>
      <w:ins w:id="80" w:author="郭天南" w:date="2018-12-14T07:30:00Z">
        <w:r w:rsidR="00F30A3E">
          <w:rPr>
            <w:rFonts w:ascii="Times New Roman" w:hAnsi="Times New Roman" w:cs="Times New Roman"/>
            <w:b/>
            <w:sz w:val="22"/>
            <w:highlight w:val="yellow"/>
          </w:rPr>
          <w:t xml:space="preserve">Supplementary </w:t>
        </w:r>
      </w:ins>
      <w:del w:id="81" w:author="郭天南" w:date="2018-12-14T07:30:00Z">
        <w:r w:rsidR="003C6723" w:rsidDel="00F30A3E">
          <w:rPr>
            <w:rFonts w:ascii="Times New Roman" w:hAnsi="Times New Roman" w:cs="Times New Roman"/>
            <w:b/>
            <w:sz w:val="22"/>
            <w:highlight w:val="yellow"/>
          </w:rPr>
          <w:delText>s</w:delText>
        </w:r>
      </w:del>
      <w:r w:rsidR="00145E93" w:rsidRPr="006E0019">
        <w:rPr>
          <w:rFonts w:ascii="Times New Roman" w:hAnsi="Times New Roman" w:cs="Times New Roman"/>
          <w:b/>
          <w:sz w:val="22"/>
          <w:highlight w:val="yellow"/>
        </w:rPr>
        <w:t>Note 1</w:t>
      </w:r>
      <w:r w:rsidR="00F50822">
        <w:rPr>
          <w:rFonts w:ascii="Times New Roman" w:hAnsi="Times New Roman" w:cs="Times New Roman"/>
          <w:b/>
          <w:sz w:val="22"/>
          <w:highlight w:val="yellow"/>
        </w:rPr>
        <w:t>, huanhuan</w:t>
      </w:r>
      <w:r w:rsidR="000D5ED7">
        <w:rPr>
          <w:rFonts w:ascii="Times New Roman" w:hAnsi="Times New Roman" w:cs="Times New Roman"/>
          <w:b/>
          <w:sz w:val="22"/>
          <w:highlight w:val="yellow"/>
        </w:rPr>
        <w:t>, 20181214</w:t>
      </w:r>
      <w:r w:rsidR="00145E93" w:rsidRPr="006E0019">
        <w:rPr>
          <w:rFonts w:ascii="Times New Roman" w:hAnsi="Times New Roman" w:cs="Times New Roman"/>
          <w:sz w:val="22"/>
        </w:rPr>
        <w:t>)</w:t>
      </w:r>
      <w:r w:rsidR="008039C9" w:rsidRPr="006E0019">
        <w:rPr>
          <w:rFonts w:ascii="Times New Roman" w:hAnsi="Times New Roman" w:cs="Times New Roman"/>
          <w:sz w:val="22"/>
        </w:rPr>
        <w:t>.</w:t>
      </w:r>
      <w:r w:rsidR="003F32DF" w:rsidRPr="006E0019">
        <w:rPr>
          <w:rFonts w:ascii="Times New Roman" w:hAnsi="Times New Roman" w:cs="Times New Roman"/>
          <w:sz w:val="22"/>
        </w:rPr>
        <w:t xml:space="preserve"> </w:t>
      </w:r>
      <w:r w:rsidR="008039C9" w:rsidRPr="006E0019">
        <w:rPr>
          <w:rFonts w:ascii="Times New Roman" w:hAnsi="Times New Roman" w:cs="Times New Roman"/>
          <w:sz w:val="22"/>
        </w:rPr>
        <w:t xml:space="preserve"> </w:t>
      </w:r>
    </w:p>
    <w:p w14:paraId="7C539D22" w14:textId="07121D11" w:rsidR="008039C9" w:rsidRPr="006E0019" w:rsidRDefault="00D4232C" w:rsidP="002C1C9B">
      <w:pPr>
        <w:widowControl/>
        <w:jc w:val="left"/>
        <w:rPr>
          <w:rFonts w:ascii="Times New Roman" w:hAnsi="Times New Roman" w:cs="Times New Roman"/>
          <w:sz w:val="22"/>
        </w:rPr>
      </w:pPr>
      <w:r w:rsidRPr="006E0019">
        <w:rPr>
          <w:rFonts w:ascii="Times New Roman" w:hAnsi="Times New Roman" w:cs="Times New Roman"/>
          <w:sz w:val="22"/>
        </w:rPr>
        <w:tab/>
      </w:r>
      <w:r w:rsidR="00235303" w:rsidRPr="006E0019">
        <w:rPr>
          <w:rFonts w:ascii="Times New Roman" w:hAnsi="Times New Roman" w:cs="Times New Roman"/>
          <w:sz w:val="22"/>
        </w:rPr>
        <w:t xml:space="preserve">To build the spectral library for analyzing DIA files from thyroid tissue samples, we collected tissue samples from </w:t>
      </w:r>
      <w:r w:rsidR="001370B9" w:rsidRPr="006E0019">
        <w:rPr>
          <w:rFonts w:ascii="Times New Roman" w:hAnsi="Times New Roman" w:cs="Times New Roman"/>
          <w:sz w:val="22"/>
        </w:rPr>
        <w:t>6</w:t>
      </w:r>
      <w:r w:rsidR="006E5F9C">
        <w:rPr>
          <w:rFonts w:ascii="Times New Roman" w:hAnsi="Times New Roman" w:cs="Times New Roman"/>
          <w:sz w:val="22"/>
        </w:rPr>
        <w:t>5</w:t>
      </w:r>
      <w:r w:rsidR="001370B9" w:rsidRPr="006E0019">
        <w:rPr>
          <w:rFonts w:ascii="Times New Roman" w:hAnsi="Times New Roman" w:cs="Times New Roman"/>
          <w:sz w:val="22"/>
        </w:rPr>
        <w:t xml:space="preserve"> patients</w:t>
      </w:r>
      <w:r w:rsidR="00235303" w:rsidRPr="006E0019">
        <w:rPr>
          <w:rFonts w:ascii="Times New Roman" w:hAnsi="Times New Roman" w:cs="Times New Roman"/>
          <w:sz w:val="22"/>
        </w:rPr>
        <w:t xml:space="preserve"> </w:t>
      </w:r>
      <w:r w:rsidR="00971350" w:rsidRPr="006E0019">
        <w:rPr>
          <w:rFonts w:ascii="Times New Roman" w:hAnsi="Times New Roman" w:cs="Times New Roman"/>
          <w:sz w:val="22"/>
        </w:rPr>
        <w:t xml:space="preserve">from the five patient groups. The tissue samples were either fractionated into </w:t>
      </w:r>
      <w:r w:rsidR="006E5F9C">
        <w:rPr>
          <w:rFonts w:ascii="Times New Roman" w:hAnsi="Times New Roman" w:cs="Times New Roman"/>
          <w:sz w:val="22"/>
        </w:rPr>
        <w:t xml:space="preserve">ten or </w:t>
      </w:r>
      <w:r w:rsidR="00766062">
        <w:rPr>
          <w:rFonts w:ascii="Times New Roman" w:hAnsi="Times New Roman" w:cs="Times New Roman"/>
          <w:sz w:val="22"/>
        </w:rPr>
        <w:t>two</w:t>
      </w:r>
      <w:r w:rsidR="00766062" w:rsidRPr="006E0019">
        <w:rPr>
          <w:rFonts w:ascii="Times New Roman" w:hAnsi="Times New Roman" w:cs="Times New Roman"/>
          <w:sz w:val="22"/>
        </w:rPr>
        <w:t xml:space="preserve"> </w:t>
      </w:r>
      <w:r w:rsidR="00971350" w:rsidRPr="006E0019">
        <w:rPr>
          <w:rFonts w:ascii="Times New Roman" w:hAnsi="Times New Roman" w:cs="Times New Roman"/>
          <w:sz w:val="22"/>
        </w:rPr>
        <w:t>fractions using</w:t>
      </w:r>
      <w:r w:rsidR="001370B9" w:rsidRPr="006E0019">
        <w:rPr>
          <w:rFonts w:ascii="Times New Roman" w:hAnsi="Times New Roman" w:cs="Times New Roman"/>
          <w:sz w:val="22"/>
        </w:rPr>
        <w:t xml:space="preserve"> SDS-PAGE (</w:t>
      </w:r>
      <w:r w:rsidR="006E5F9C">
        <w:rPr>
          <w:rFonts w:ascii="Times New Roman" w:hAnsi="Times New Roman" w:cs="Times New Roman"/>
          <w:sz w:val="22"/>
        </w:rPr>
        <w:t>96 DDA files</w:t>
      </w:r>
      <w:del w:id="82" w:author="郭天南" w:date="2018-12-14T07:33:00Z">
        <w:r w:rsidR="001370B9" w:rsidRPr="006E0019" w:rsidDel="00F7590F">
          <w:rPr>
            <w:rFonts w:ascii="Times New Roman" w:hAnsi="Times New Roman" w:cs="Times New Roman"/>
            <w:sz w:val="22"/>
          </w:rPr>
          <w:delText xml:space="preserve">), </w:delText>
        </w:r>
        <w:r w:rsidR="00971350" w:rsidRPr="006E0019" w:rsidDel="00F7590F">
          <w:rPr>
            <w:rFonts w:ascii="Times New Roman" w:hAnsi="Times New Roman" w:cs="Times New Roman"/>
            <w:sz w:val="22"/>
          </w:rPr>
          <w:delText>or</w:delText>
        </w:r>
      </w:del>
      <w:ins w:id="83" w:author="郭天南" w:date="2018-12-14T07:33:00Z">
        <w:r w:rsidR="00F7590F" w:rsidRPr="006E0019">
          <w:rPr>
            <w:rFonts w:ascii="Times New Roman" w:hAnsi="Times New Roman" w:cs="Times New Roman"/>
            <w:sz w:val="22"/>
          </w:rPr>
          <w:t>) or</w:t>
        </w:r>
      </w:ins>
      <w:r w:rsidR="00971350" w:rsidRPr="006E0019">
        <w:rPr>
          <w:rFonts w:ascii="Times New Roman" w:hAnsi="Times New Roman" w:cs="Times New Roman"/>
          <w:sz w:val="22"/>
        </w:rPr>
        <w:t xml:space="preserve"> processed with </w:t>
      </w:r>
      <w:r w:rsidR="001370B9" w:rsidRPr="006E0019">
        <w:rPr>
          <w:rFonts w:ascii="Times New Roman" w:hAnsi="Times New Roman" w:cs="Times New Roman"/>
          <w:sz w:val="22"/>
        </w:rPr>
        <w:t>PCT</w:t>
      </w:r>
      <w:r w:rsidR="00971350" w:rsidRPr="006E0019">
        <w:rPr>
          <w:rFonts w:ascii="Times New Roman" w:hAnsi="Times New Roman" w:cs="Times New Roman"/>
          <w:sz w:val="22"/>
        </w:rPr>
        <w:t>-</w:t>
      </w:r>
      <w:r w:rsidR="001370B9" w:rsidRPr="006E0019">
        <w:rPr>
          <w:rFonts w:ascii="Times New Roman" w:hAnsi="Times New Roman" w:cs="Times New Roman"/>
          <w:sz w:val="22"/>
        </w:rPr>
        <w:t>assisted lysis and in</w:t>
      </w:r>
      <w:r w:rsidR="00971350" w:rsidRPr="006E0019">
        <w:rPr>
          <w:rFonts w:ascii="Times New Roman" w:hAnsi="Times New Roman" w:cs="Times New Roman"/>
          <w:sz w:val="22"/>
        </w:rPr>
        <w:t>-</w:t>
      </w:r>
      <w:r w:rsidR="001370B9" w:rsidRPr="006E0019">
        <w:rPr>
          <w:rFonts w:ascii="Times New Roman" w:hAnsi="Times New Roman" w:cs="Times New Roman"/>
          <w:sz w:val="22"/>
        </w:rPr>
        <w:t>solution digestion (</w:t>
      </w:r>
      <w:r w:rsidR="006E5F9C">
        <w:rPr>
          <w:rFonts w:ascii="Times New Roman" w:hAnsi="Times New Roman" w:cs="Times New Roman"/>
          <w:sz w:val="22"/>
        </w:rPr>
        <w:t>22 DDA files</w:t>
      </w:r>
      <w:r w:rsidR="001370B9" w:rsidRPr="006E0019">
        <w:rPr>
          <w:rFonts w:ascii="Times New Roman" w:hAnsi="Times New Roman" w:cs="Times New Roman"/>
          <w:sz w:val="22"/>
        </w:rPr>
        <w:t xml:space="preserve">), </w:t>
      </w:r>
      <w:r w:rsidR="00971350" w:rsidRPr="006E0019">
        <w:rPr>
          <w:rFonts w:ascii="Times New Roman" w:hAnsi="Times New Roman" w:cs="Times New Roman"/>
          <w:sz w:val="22"/>
        </w:rPr>
        <w:t xml:space="preserve">or </w:t>
      </w:r>
      <w:r w:rsidR="001370B9" w:rsidRPr="006E0019">
        <w:rPr>
          <w:rFonts w:ascii="Times New Roman" w:hAnsi="Times New Roman" w:cs="Times New Roman"/>
          <w:sz w:val="22"/>
        </w:rPr>
        <w:t>PCT</w:t>
      </w:r>
      <w:r w:rsidR="00971350" w:rsidRPr="006E0019">
        <w:rPr>
          <w:rFonts w:ascii="Times New Roman" w:hAnsi="Times New Roman" w:cs="Times New Roman"/>
          <w:sz w:val="22"/>
        </w:rPr>
        <w:t>-</w:t>
      </w:r>
      <w:r w:rsidR="001370B9" w:rsidRPr="006E0019">
        <w:rPr>
          <w:rFonts w:ascii="Times New Roman" w:hAnsi="Times New Roman" w:cs="Times New Roman"/>
          <w:sz w:val="22"/>
        </w:rPr>
        <w:t xml:space="preserve">assisted lysis and </w:t>
      </w:r>
      <w:r w:rsidR="00971350" w:rsidRPr="006E0019">
        <w:rPr>
          <w:rFonts w:ascii="Times New Roman" w:hAnsi="Times New Roman" w:cs="Times New Roman"/>
          <w:sz w:val="22"/>
        </w:rPr>
        <w:t xml:space="preserve">PCT-assisted </w:t>
      </w:r>
      <w:r w:rsidR="001370B9" w:rsidRPr="006E0019">
        <w:rPr>
          <w:rFonts w:ascii="Times New Roman" w:hAnsi="Times New Roman" w:cs="Times New Roman"/>
          <w:sz w:val="22"/>
        </w:rPr>
        <w:t>digestion (</w:t>
      </w:r>
      <w:r w:rsidR="006E5F9C">
        <w:rPr>
          <w:rFonts w:ascii="Times New Roman" w:hAnsi="Times New Roman" w:cs="Times New Roman"/>
          <w:sz w:val="22"/>
        </w:rPr>
        <w:t>86 DDA files</w:t>
      </w:r>
      <w:r w:rsidR="001370B9" w:rsidRPr="006E0019">
        <w:rPr>
          <w:rFonts w:ascii="Times New Roman" w:hAnsi="Times New Roman" w:cs="Times New Roman"/>
          <w:sz w:val="22"/>
        </w:rPr>
        <w:t>)</w:t>
      </w:r>
      <w:r w:rsidR="003C6723" w:rsidRPr="003C6723">
        <w:rPr>
          <w:rFonts w:ascii="Times New Roman" w:hAnsi="Times New Roman" w:cs="Times New Roman"/>
          <w:sz w:val="22"/>
        </w:rPr>
        <w:t xml:space="preserve"> </w:t>
      </w:r>
      <w:r w:rsidR="003C6723" w:rsidRPr="006E0019">
        <w:rPr>
          <w:rFonts w:ascii="Times New Roman" w:hAnsi="Times New Roman" w:cs="Times New Roman"/>
          <w:sz w:val="22"/>
        </w:rPr>
        <w:t>(</w:t>
      </w:r>
      <w:ins w:id="84" w:author="郭天南" w:date="2018-12-14T07:31:00Z">
        <w:r w:rsidR="00AF5E53">
          <w:rPr>
            <w:rFonts w:ascii="Times New Roman" w:hAnsi="Times New Roman" w:cs="Times New Roman"/>
            <w:b/>
            <w:sz w:val="22"/>
          </w:rPr>
          <w:t xml:space="preserve">Supplementary </w:t>
        </w:r>
      </w:ins>
      <w:del w:id="85" w:author="郭天南" w:date="2018-12-14T07:31:00Z">
        <w:r w:rsidR="003C6723" w:rsidRPr="00911A15" w:rsidDel="00AF5E53">
          <w:rPr>
            <w:rFonts w:ascii="Times New Roman" w:hAnsi="Times New Roman" w:cs="Times New Roman"/>
            <w:b/>
            <w:sz w:val="22"/>
          </w:rPr>
          <w:delText>s</w:delText>
        </w:r>
      </w:del>
      <w:r w:rsidR="003C6723" w:rsidRPr="00911A15">
        <w:rPr>
          <w:rFonts w:ascii="Times New Roman" w:hAnsi="Times New Roman" w:cs="Times New Roman"/>
          <w:b/>
          <w:sz w:val="22"/>
        </w:rPr>
        <w:t>Table 2</w:t>
      </w:r>
      <w:r w:rsidR="003C6723" w:rsidRPr="006E0019">
        <w:rPr>
          <w:rFonts w:ascii="Times New Roman" w:hAnsi="Times New Roman" w:cs="Times New Roman"/>
          <w:sz w:val="22"/>
        </w:rPr>
        <w:t>)</w:t>
      </w:r>
      <w:r w:rsidR="001370B9" w:rsidRPr="006E0019">
        <w:rPr>
          <w:rFonts w:ascii="Times New Roman" w:hAnsi="Times New Roman" w:cs="Times New Roman"/>
          <w:sz w:val="22"/>
        </w:rPr>
        <w:t xml:space="preserve">. </w:t>
      </w:r>
      <w:r w:rsidR="008A0670" w:rsidRPr="006E0019">
        <w:rPr>
          <w:rFonts w:ascii="Times New Roman" w:hAnsi="Times New Roman" w:cs="Times New Roman"/>
          <w:sz w:val="22"/>
        </w:rPr>
        <w:t xml:space="preserve">Totally we </w:t>
      </w:r>
      <w:r w:rsidR="008A0670" w:rsidRPr="006E0019">
        <w:rPr>
          <w:rFonts w:ascii="Times New Roman" w:hAnsi="Times New Roman" w:cs="Times New Roman"/>
          <w:sz w:val="22"/>
        </w:rPr>
        <w:lastRenderedPageBreak/>
        <w:t xml:space="preserve">acquired </w:t>
      </w:r>
      <w:r w:rsidR="001370B9" w:rsidRPr="006E0019">
        <w:rPr>
          <w:rFonts w:ascii="Times New Roman" w:hAnsi="Times New Roman" w:cs="Times New Roman"/>
          <w:sz w:val="22"/>
        </w:rPr>
        <w:t>204 DDA files</w:t>
      </w:r>
      <w:r w:rsidR="002449B8" w:rsidRPr="006E0019">
        <w:rPr>
          <w:rFonts w:ascii="Times New Roman" w:hAnsi="Times New Roman" w:cs="Times New Roman"/>
          <w:sz w:val="22"/>
        </w:rPr>
        <w:t xml:space="preserve"> </w:t>
      </w:r>
      <w:r w:rsidR="00FF7601" w:rsidRPr="006E0019">
        <w:rPr>
          <w:rFonts w:ascii="Times New Roman" w:hAnsi="Times New Roman" w:cs="Times New Roman"/>
          <w:sz w:val="22"/>
        </w:rPr>
        <w:t>on a QE-HF mass spectrometer in DDA mode using a gradient of 2 hrs</w:t>
      </w:r>
      <w:r w:rsidR="008A0670" w:rsidRPr="006E0019">
        <w:rPr>
          <w:rFonts w:ascii="Times New Roman" w:hAnsi="Times New Roman" w:cs="Times New Roman"/>
          <w:sz w:val="22"/>
        </w:rPr>
        <w:t xml:space="preserve">. </w:t>
      </w:r>
      <w:r w:rsidR="004E0EDB" w:rsidRPr="006E0019">
        <w:rPr>
          <w:rFonts w:ascii="Times New Roman" w:hAnsi="Times New Roman" w:cs="Times New Roman"/>
          <w:sz w:val="22"/>
        </w:rPr>
        <w:t>Then we analyzed DDA files by MaxQuant version1.6.2 with SwissProt fasta files (20269 protein sequences)</w:t>
      </w:r>
      <w:ins w:id="86" w:author="郭天南" w:date="2018-12-14T07:34:00Z">
        <w:r w:rsidR="00E2313D">
          <w:rPr>
            <w:rFonts w:ascii="Times New Roman" w:hAnsi="Times New Roman" w:cs="Times New Roman"/>
            <w:sz w:val="22"/>
          </w:rPr>
          <w:t xml:space="preserve">, and identified </w:t>
        </w:r>
      </w:ins>
      <w:del w:id="87" w:author="郭天南" w:date="2018-12-14T07:34:00Z">
        <w:r w:rsidR="004E0EDB" w:rsidRPr="006E0019" w:rsidDel="00E2313D">
          <w:rPr>
            <w:rFonts w:ascii="Times New Roman" w:hAnsi="Times New Roman" w:cs="Times New Roman"/>
            <w:sz w:val="22"/>
          </w:rPr>
          <w:delText xml:space="preserve">. Next, we got </w:delText>
        </w:r>
      </w:del>
      <w:r w:rsidR="004E0EDB" w:rsidRPr="006E0019">
        <w:rPr>
          <w:rFonts w:ascii="Times New Roman" w:hAnsi="Times New Roman" w:cs="Times New Roman"/>
          <w:sz w:val="22"/>
        </w:rPr>
        <w:t>58</w:t>
      </w:r>
      <w:ins w:id="88" w:author="郭天南" w:date="2018-12-14T07:34:00Z">
        <w:r w:rsidR="00E2313D">
          <w:rPr>
            <w:rFonts w:ascii="Times New Roman" w:hAnsi="Times New Roman" w:cs="Times New Roman"/>
            <w:sz w:val="22"/>
          </w:rPr>
          <w:t>,</w:t>
        </w:r>
      </w:ins>
      <w:r w:rsidR="004E0EDB" w:rsidRPr="006E0019">
        <w:rPr>
          <w:rFonts w:ascii="Times New Roman" w:hAnsi="Times New Roman" w:cs="Times New Roman"/>
          <w:sz w:val="22"/>
        </w:rPr>
        <w:t>057 transition groups, 40</w:t>
      </w:r>
      <w:ins w:id="89" w:author="郭天南" w:date="2018-12-14T07:34:00Z">
        <w:r w:rsidR="00E2313D">
          <w:rPr>
            <w:rFonts w:ascii="Times New Roman" w:hAnsi="Times New Roman" w:cs="Times New Roman"/>
            <w:sz w:val="22"/>
          </w:rPr>
          <w:t>,</w:t>
        </w:r>
      </w:ins>
      <w:r w:rsidR="004E0EDB" w:rsidRPr="006E0019">
        <w:rPr>
          <w:rFonts w:ascii="Times New Roman" w:hAnsi="Times New Roman" w:cs="Times New Roman"/>
          <w:sz w:val="22"/>
        </w:rPr>
        <w:t>086 peptides, 5</w:t>
      </w:r>
      <w:ins w:id="90" w:author="郭天南" w:date="2018-12-14T07:34:00Z">
        <w:r w:rsidR="00E2313D">
          <w:rPr>
            <w:rFonts w:ascii="Times New Roman" w:hAnsi="Times New Roman" w:cs="Times New Roman"/>
            <w:sz w:val="22"/>
          </w:rPr>
          <w:t>,</w:t>
        </w:r>
      </w:ins>
      <w:r w:rsidR="004E0EDB" w:rsidRPr="006E0019">
        <w:rPr>
          <w:rFonts w:ascii="Times New Roman" w:hAnsi="Times New Roman" w:cs="Times New Roman"/>
          <w:sz w:val="22"/>
        </w:rPr>
        <w:t>287 protein groups, 4</w:t>
      </w:r>
      <w:ins w:id="91" w:author="郭天南" w:date="2018-12-14T07:34:00Z">
        <w:r w:rsidR="00E2313D">
          <w:rPr>
            <w:rFonts w:ascii="Times New Roman" w:hAnsi="Times New Roman" w:cs="Times New Roman"/>
            <w:sz w:val="22"/>
          </w:rPr>
          <w:t>,</w:t>
        </w:r>
      </w:ins>
      <w:r w:rsidR="004E0EDB" w:rsidRPr="006E0019">
        <w:rPr>
          <w:rFonts w:ascii="Times New Roman" w:hAnsi="Times New Roman" w:cs="Times New Roman"/>
          <w:sz w:val="22"/>
        </w:rPr>
        <w:t xml:space="preserve">129 </w:t>
      </w:r>
      <w:ins w:id="92" w:author="郭天南" w:date="2018-12-14T07:34:00Z">
        <w:r w:rsidR="00E2313D">
          <w:rPr>
            <w:rFonts w:ascii="Times New Roman" w:hAnsi="Times New Roman" w:cs="Times New Roman"/>
            <w:sz w:val="22"/>
          </w:rPr>
          <w:t xml:space="preserve">proteotypic </w:t>
        </w:r>
      </w:ins>
      <w:r w:rsidR="004E0EDB" w:rsidRPr="006E0019">
        <w:rPr>
          <w:rFonts w:ascii="Times New Roman" w:hAnsi="Times New Roman" w:cs="Times New Roman"/>
          <w:sz w:val="22"/>
        </w:rPr>
        <w:t>proteins</w:t>
      </w:r>
      <w:del w:id="93" w:author="郭天南" w:date="2018-12-14T07:35:00Z">
        <w:r w:rsidR="004E0EDB" w:rsidRPr="006E0019" w:rsidDel="00A7341D">
          <w:rPr>
            <w:rFonts w:ascii="Times New Roman" w:hAnsi="Times New Roman" w:cs="Times New Roman"/>
            <w:sz w:val="22"/>
          </w:rPr>
          <w:delText xml:space="preserve"> </w:delText>
        </w:r>
        <w:r w:rsidR="004E0EDB" w:rsidRPr="006E0019" w:rsidDel="00E2313D">
          <w:rPr>
            <w:rFonts w:ascii="Times New Roman" w:hAnsi="Times New Roman" w:cs="Times New Roman"/>
            <w:sz w:val="22"/>
          </w:rPr>
          <w:delText>in our thyroid library</w:delText>
        </w:r>
      </w:del>
      <w:r w:rsidR="004E0EDB" w:rsidRPr="006E0019">
        <w:rPr>
          <w:rFonts w:ascii="Times New Roman" w:hAnsi="Times New Roman" w:cs="Times New Roman"/>
          <w:sz w:val="22"/>
        </w:rPr>
        <w:t>.</w:t>
      </w:r>
      <w:ins w:id="94" w:author="郭天南" w:date="2018-12-14T07:35:00Z">
        <w:r w:rsidR="00BC72F3">
          <w:rPr>
            <w:rFonts w:ascii="Times New Roman" w:hAnsi="Times New Roman" w:cs="Times New Roman"/>
            <w:sz w:val="22"/>
          </w:rPr>
          <w:t xml:space="preserve"> </w:t>
        </w:r>
      </w:ins>
      <w:del w:id="95" w:author="郭天南" w:date="2018-12-14T07:37:00Z">
        <w:r w:rsidR="004E0EDB" w:rsidRPr="006E0019" w:rsidDel="00DF772A">
          <w:rPr>
            <w:rFonts w:ascii="Times New Roman" w:hAnsi="Times New Roman" w:cs="Times New Roman"/>
            <w:sz w:val="22"/>
          </w:rPr>
          <w:delText xml:space="preserve"> </w:delText>
        </w:r>
      </w:del>
      <w:r w:rsidR="004E0EDB" w:rsidRPr="006E0019">
        <w:rPr>
          <w:rFonts w:ascii="Times New Roman" w:hAnsi="Times New Roman" w:cs="Times New Roman"/>
          <w:sz w:val="22"/>
        </w:rPr>
        <w:t>Then we retrieved proteins from this library and extract a sub library from a pan-human library</w:t>
      </w:r>
      <w:ins w:id="96" w:author="郭天南" w:date="2018-12-14T07:36:00Z">
        <w:r w:rsidR="00606B3C">
          <w:rPr>
            <w:rFonts w:ascii="Times New Roman" w:hAnsi="Times New Roman" w:cs="Times New Roman"/>
            <w:sz w:val="22"/>
          </w:rPr>
          <w:t xml:space="preserve"> which were built from </w:t>
        </w:r>
      </w:ins>
      <w:ins w:id="97" w:author="郭天南" w:date="2018-12-14T07:37:00Z">
        <w:r w:rsidR="00606B3C">
          <w:rPr>
            <w:rFonts w:ascii="Times New Roman" w:hAnsi="Times New Roman" w:cs="Times New Roman"/>
            <w:sz w:val="22"/>
          </w:rPr>
          <w:t xml:space="preserve">14 </w:t>
        </w:r>
      </w:ins>
      <w:ins w:id="98" w:author="郭天南" w:date="2018-12-14T07:36:00Z">
        <w:r w:rsidR="00606B3C">
          <w:rPr>
            <w:rFonts w:ascii="Times New Roman" w:hAnsi="Times New Roman" w:cs="Times New Roman"/>
            <w:sz w:val="22"/>
          </w:rPr>
          <w:t>tissue types including these thyroid samples</w:t>
        </w:r>
      </w:ins>
      <w:r w:rsidR="004E0EDB" w:rsidRPr="006E0019">
        <w:rPr>
          <w:rFonts w:ascii="Times New Roman" w:hAnsi="Times New Roman" w:cs="Times New Roman"/>
          <w:sz w:val="22"/>
        </w:rPr>
        <w:t xml:space="preserve"> (manuscript in prep</w:t>
      </w:r>
      <w:r w:rsidR="00343688">
        <w:rPr>
          <w:rFonts w:ascii="Times New Roman" w:hAnsi="Times New Roman" w:cs="Times New Roman"/>
          <w:sz w:val="22"/>
        </w:rPr>
        <w:t>ara</w:t>
      </w:r>
      <w:r w:rsidR="004E0EDB" w:rsidRPr="006E0019">
        <w:rPr>
          <w:rFonts w:ascii="Times New Roman" w:hAnsi="Times New Roman" w:cs="Times New Roman"/>
          <w:sz w:val="22"/>
        </w:rPr>
        <w:t>tion) using these proteins. The final thyroid library contains 297</w:t>
      </w:r>
      <w:ins w:id="99" w:author="郭天南" w:date="2018-12-14T07:37:00Z">
        <w:r w:rsidR="00DF772A">
          <w:rPr>
            <w:rFonts w:ascii="Times New Roman" w:hAnsi="Times New Roman" w:cs="Times New Roman"/>
            <w:sz w:val="22"/>
          </w:rPr>
          <w:t>,</w:t>
        </w:r>
      </w:ins>
      <w:r w:rsidR="004E0EDB" w:rsidRPr="006E0019">
        <w:rPr>
          <w:rFonts w:ascii="Times New Roman" w:hAnsi="Times New Roman" w:cs="Times New Roman"/>
          <w:sz w:val="22"/>
        </w:rPr>
        <w:t>675 peptide precursors, 7</w:t>
      </w:r>
      <w:ins w:id="100" w:author="郭天南" w:date="2018-12-14T07:37:00Z">
        <w:r w:rsidR="00DF772A">
          <w:rPr>
            <w:rFonts w:ascii="Times New Roman" w:hAnsi="Times New Roman" w:cs="Times New Roman"/>
            <w:sz w:val="22"/>
          </w:rPr>
          <w:t>,</w:t>
        </w:r>
      </w:ins>
      <w:r w:rsidR="004E0EDB" w:rsidRPr="006E0019">
        <w:rPr>
          <w:rFonts w:ascii="Times New Roman" w:hAnsi="Times New Roman" w:cs="Times New Roman"/>
          <w:sz w:val="22"/>
        </w:rPr>
        <w:t>506 protein groups, 4</w:t>
      </w:r>
      <w:ins w:id="101" w:author="郭天南" w:date="2018-12-14T07:37:00Z">
        <w:r w:rsidR="00DF772A">
          <w:rPr>
            <w:rFonts w:ascii="Times New Roman" w:hAnsi="Times New Roman" w:cs="Times New Roman"/>
            <w:sz w:val="22"/>
          </w:rPr>
          <w:t>,</w:t>
        </w:r>
      </w:ins>
      <w:r w:rsidR="004E0EDB" w:rsidRPr="006E0019">
        <w:rPr>
          <w:rFonts w:ascii="Times New Roman" w:hAnsi="Times New Roman" w:cs="Times New Roman"/>
          <w:sz w:val="22"/>
        </w:rPr>
        <w:t>838 proteotypic proteins</w:t>
      </w:r>
      <w:r w:rsidR="003C6723">
        <w:rPr>
          <w:rFonts w:ascii="Times New Roman" w:hAnsi="Times New Roman" w:cs="Times New Roman"/>
          <w:sz w:val="22"/>
        </w:rPr>
        <w:t xml:space="preserve"> (</w:t>
      </w:r>
      <w:del w:id="102" w:author="郭天南" w:date="2018-12-14T07:38:00Z">
        <w:r w:rsidR="003C6723" w:rsidRPr="003C6723" w:rsidDel="00092802">
          <w:rPr>
            <w:rFonts w:ascii="Times New Roman" w:hAnsi="Times New Roman" w:cs="Times New Roman"/>
            <w:b/>
            <w:sz w:val="22"/>
            <w:highlight w:val="yellow"/>
          </w:rPr>
          <w:delText xml:space="preserve">sFile </w:delText>
        </w:r>
      </w:del>
      <w:ins w:id="103" w:author="郭天南" w:date="2018-12-14T07:38:00Z">
        <w:r w:rsidR="00092802">
          <w:rPr>
            <w:rFonts w:ascii="Times New Roman" w:hAnsi="Times New Roman" w:cs="Times New Roman"/>
            <w:b/>
            <w:sz w:val="22"/>
            <w:highlight w:val="yellow"/>
          </w:rPr>
          <w:t xml:space="preserve">Supplementary </w:t>
        </w:r>
        <w:r w:rsidR="00092802" w:rsidRPr="003C6723">
          <w:rPr>
            <w:rFonts w:ascii="Times New Roman" w:hAnsi="Times New Roman" w:cs="Times New Roman"/>
            <w:b/>
            <w:sz w:val="22"/>
            <w:highlight w:val="yellow"/>
          </w:rPr>
          <w:t xml:space="preserve">File </w:t>
        </w:r>
      </w:ins>
      <w:r w:rsidR="003C6723" w:rsidRPr="003C6723">
        <w:rPr>
          <w:rFonts w:ascii="Times New Roman" w:hAnsi="Times New Roman" w:cs="Times New Roman"/>
          <w:b/>
          <w:sz w:val="22"/>
          <w:highlight w:val="yellow"/>
        </w:rPr>
        <w:t>1</w:t>
      </w:r>
      <w:r w:rsidR="003C6723">
        <w:rPr>
          <w:rFonts w:ascii="Times New Roman" w:hAnsi="Times New Roman" w:cs="Times New Roman" w:hint="eastAsia"/>
          <w:b/>
          <w:sz w:val="22"/>
          <w:highlight w:val="yellow"/>
        </w:rPr>
        <w:t>-3,</w:t>
      </w:r>
      <w:r w:rsidR="003C6723">
        <w:rPr>
          <w:rFonts w:ascii="Times New Roman" w:hAnsi="Times New Roman" w:cs="Times New Roman"/>
          <w:b/>
          <w:sz w:val="22"/>
          <w:highlight w:val="yellow"/>
        </w:rPr>
        <w:t xml:space="preserve"> library files TraML,csv,sptxt, tiansheng,20181214</w:t>
      </w:r>
      <w:r w:rsidR="003C6723">
        <w:rPr>
          <w:rFonts w:ascii="Times New Roman" w:hAnsi="Times New Roman" w:cs="Times New Roman"/>
          <w:sz w:val="22"/>
        </w:rPr>
        <w:t>)</w:t>
      </w:r>
      <w:r w:rsidR="004E0EDB" w:rsidRPr="006E0019">
        <w:rPr>
          <w:rFonts w:ascii="Times New Roman" w:hAnsi="Times New Roman" w:cs="Times New Roman"/>
          <w:sz w:val="22"/>
        </w:rPr>
        <w:t>.</w:t>
      </w:r>
      <w:ins w:id="104" w:author="郭天南" w:date="2018-12-14T07:37:00Z">
        <w:r w:rsidR="00DF772A" w:rsidRPr="00DF772A">
          <w:rPr>
            <w:rFonts w:ascii="Times New Roman" w:hAnsi="Times New Roman" w:cs="Times New Roman"/>
            <w:color w:val="FF0000"/>
            <w:sz w:val="22"/>
          </w:rPr>
          <w:t xml:space="preserve"> </w:t>
        </w:r>
        <w:r w:rsidR="00DF772A" w:rsidRPr="00522715">
          <w:rPr>
            <w:rFonts w:ascii="Times New Roman" w:hAnsi="Times New Roman" w:cs="Times New Roman"/>
            <w:color w:val="FF0000"/>
            <w:sz w:val="22"/>
          </w:rPr>
          <w:t>[Add a comment here, how these numbers compare to other papers of thyroid proteome. Add some reference here, and show that our library is good enough.</w:t>
        </w:r>
        <w:r w:rsidR="00DF772A">
          <w:rPr>
            <w:rFonts w:ascii="Times New Roman" w:hAnsi="Times New Roman" w:cs="Times New Roman"/>
            <w:color w:val="FF0000"/>
            <w:sz w:val="22"/>
          </w:rPr>
          <w:t>]</w:t>
        </w:r>
      </w:ins>
    </w:p>
    <w:p w14:paraId="4208A180" w14:textId="34D34174" w:rsidR="00EE2A00" w:rsidRDefault="003C037F" w:rsidP="006E0019">
      <w:pPr>
        <w:widowControl/>
        <w:ind w:firstLine="420"/>
        <w:jc w:val="left"/>
        <w:rPr>
          <w:ins w:id="105" w:author="郭天南" w:date="2018-12-14T07:39:00Z"/>
          <w:rFonts w:ascii="Times New Roman" w:hAnsi="Times New Roman" w:cs="Times New Roman"/>
          <w:sz w:val="22"/>
        </w:rPr>
      </w:pPr>
      <w:r w:rsidRPr="006E0019">
        <w:rPr>
          <w:rFonts w:ascii="Times New Roman" w:hAnsi="Times New Roman" w:cs="Times New Roman"/>
          <w:sz w:val="22"/>
        </w:rPr>
        <w:t xml:space="preserve">To analyze </w:t>
      </w:r>
      <w:ins w:id="106" w:author="郭天南" w:date="2018-12-14T07:37:00Z">
        <w:r w:rsidR="00962A1C">
          <w:rPr>
            <w:rFonts w:ascii="Times New Roman" w:hAnsi="Times New Roman" w:cs="Times New Roman"/>
            <w:sz w:val="22"/>
          </w:rPr>
          <w:t xml:space="preserve">these </w:t>
        </w:r>
      </w:ins>
      <w:r w:rsidR="00D70D36" w:rsidRPr="006E0019">
        <w:rPr>
          <w:rFonts w:ascii="Times New Roman" w:hAnsi="Times New Roman" w:cs="Times New Roman"/>
          <w:sz w:val="22"/>
        </w:rPr>
        <w:t>1</w:t>
      </w:r>
      <w:ins w:id="107" w:author="郭天南" w:date="2018-12-14T07:37:00Z">
        <w:r w:rsidR="00962A1C">
          <w:rPr>
            <w:rFonts w:ascii="Times New Roman" w:hAnsi="Times New Roman" w:cs="Times New Roman"/>
            <w:sz w:val="22"/>
          </w:rPr>
          <w:t>,</w:t>
        </w:r>
      </w:ins>
      <w:r w:rsidR="004E0EDB" w:rsidRPr="006E0019">
        <w:rPr>
          <w:rFonts w:ascii="Times New Roman" w:hAnsi="Times New Roman" w:cs="Times New Roman"/>
          <w:sz w:val="22"/>
        </w:rPr>
        <w:t>244</w:t>
      </w:r>
      <w:r w:rsidR="00D70D36" w:rsidRPr="006E0019">
        <w:rPr>
          <w:rFonts w:ascii="Times New Roman" w:hAnsi="Times New Roman" w:cs="Times New Roman"/>
          <w:sz w:val="22"/>
        </w:rPr>
        <w:t xml:space="preserve"> </w:t>
      </w:r>
      <w:r w:rsidRPr="006E0019">
        <w:rPr>
          <w:rFonts w:ascii="Times New Roman" w:hAnsi="Times New Roman" w:cs="Times New Roman"/>
          <w:sz w:val="22"/>
        </w:rPr>
        <w:t>DIA files</w:t>
      </w:r>
      <w:ins w:id="108" w:author="郭天南" w:date="2018-12-14T07:37:00Z">
        <w:r w:rsidR="00C344E2">
          <w:rPr>
            <w:rFonts w:ascii="Times New Roman" w:hAnsi="Times New Roman" w:cs="Times New Roman"/>
            <w:sz w:val="22"/>
          </w:rPr>
          <w:t xml:space="preserve"> using OpenSWATH [</w:t>
        </w:r>
        <w:r w:rsidR="00C344E2" w:rsidRPr="00C344E2">
          <w:rPr>
            <w:rFonts w:ascii="Times New Roman" w:hAnsi="Times New Roman" w:cs="Times New Roman"/>
            <w:color w:val="FF0000"/>
            <w:sz w:val="22"/>
            <w:rPrChange w:id="109" w:author="郭天南" w:date="2018-12-14T07:37:00Z">
              <w:rPr>
                <w:rFonts w:ascii="Times New Roman" w:hAnsi="Times New Roman" w:cs="Times New Roman"/>
                <w:sz w:val="22"/>
              </w:rPr>
            </w:rPrChange>
          </w:rPr>
          <w:t>cite openswath paper</w:t>
        </w:r>
        <w:r w:rsidR="00C344E2">
          <w:rPr>
            <w:rFonts w:ascii="Times New Roman" w:hAnsi="Times New Roman" w:cs="Times New Roman"/>
            <w:sz w:val="22"/>
          </w:rPr>
          <w:t>]</w:t>
        </w:r>
      </w:ins>
      <w:r w:rsidRPr="006E0019">
        <w:rPr>
          <w:rFonts w:ascii="Times New Roman" w:hAnsi="Times New Roman" w:cs="Times New Roman"/>
          <w:sz w:val="22"/>
        </w:rPr>
        <w:t>, we generated conserved peptide sequences for retention time calibration</w:t>
      </w:r>
      <w:del w:id="110" w:author="郭天南" w:date="2018-12-14T07:39:00Z">
        <w:r w:rsidR="004E0EDB" w:rsidRPr="006E0019" w:rsidDel="00CB6183">
          <w:rPr>
            <w:rFonts w:ascii="Times New Roman" w:hAnsi="Times New Roman" w:cs="Times New Roman"/>
            <w:sz w:val="22"/>
          </w:rPr>
          <w:delText>, which is called CiRT</w:delText>
        </w:r>
      </w:del>
      <w:r w:rsidR="003C6723">
        <w:rPr>
          <w:rFonts w:ascii="Times New Roman" w:hAnsi="Times New Roman" w:cs="Times New Roman"/>
          <w:sz w:val="22"/>
        </w:rPr>
        <w:t xml:space="preserve"> </w:t>
      </w:r>
      <w:ins w:id="111" w:author="郭天南" w:date="2018-12-14T07:38:00Z">
        <w:r w:rsidR="002E4D10">
          <w:rPr>
            <w:rFonts w:ascii="Times New Roman" w:hAnsi="Times New Roman" w:cs="Times New Roman"/>
            <w:sz w:val="22"/>
          </w:rPr>
          <w:t>[</w:t>
        </w:r>
        <w:r w:rsidR="002E4D10" w:rsidRPr="002E4D10">
          <w:rPr>
            <w:rFonts w:ascii="Times New Roman" w:hAnsi="Times New Roman" w:cs="Times New Roman"/>
            <w:color w:val="FF0000"/>
            <w:sz w:val="22"/>
            <w:rPrChange w:id="112" w:author="郭天南" w:date="2018-12-14T07:38:00Z">
              <w:rPr>
                <w:rFonts w:ascii="Times New Roman" w:hAnsi="Times New Roman" w:cs="Times New Roman"/>
                <w:sz w:val="22"/>
              </w:rPr>
            </w:rPrChange>
          </w:rPr>
          <w:t>cite the CiRT paper, please ask Tiansheng</w:t>
        </w:r>
        <w:r w:rsidR="002E4D10">
          <w:rPr>
            <w:rFonts w:ascii="Times New Roman" w:hAnsi="Times New Roman" w:cs="Times New Roman"/>
            <w:sz w:val="22"/>
          </w:rPr>
          <w:t xml:space="preserve">] </w:t>
        </w:r>
      </w:ins>
      <w:r w:rsidR="003C6723">
        <w:rPr>
          <w:rFonts w:ascii="Times New Roman" w:hAnsi="Times New Roman" w:cs="Times New Roman"/>
          <w:sz w:val="22"/>
        </w:rPr>
        <w:t>(</w:t>
      </w:r>
      <w:ins w:id="113" w:author="郭天南" w:date="2018-12-14T07:38:00Z">
        <w:r w:rsidR="00092802">
          <w:rPr>
            <w:rFonts w:ascii="Times New Roman" w:hAnsi="Times New Roman" w:cs="Times New Roman"/>
            <w:b/>
            <w:sz w:val="22"/>
            <w:highlight w:val="yellow"/>
          </w:rPr>
          <w:t xml:space="preserve">Supplementary </w:t>
        </w:r>
      </w:ins>
      <w:del w:id="114" w:author="郭天南" w:date="2018-12-14T07:38:00Z">
        <w:r w:rsidR="003C6723" w:rsidRPr="003C6723" w:rsidDel="00092802">
          <w:rPr>
            <w:rFonts w:ascii="Times New Roman" w:hAnsi="Times New Roman" w:cs="Times New Roman"/>
            <w:b/>
            <w:sz w:val="22"/>
            <w:highlight w:val="yellow"/>
          </w:rPr>
          <w:delText>s</w:delText>
        </w:r>
      </w:del>
      <w:r w:rsidR="003C6723" w:rsidRPr="003C6723">
        <w:rPr>
          <w:rFonts w:ascii="Times New Roman" w:hAnsi="Times New Roman" w:cs="Times New Roman"/>
          <w:b/>
          <w:sz w:val="22"/>
          <w:highlight w:val="yellow"/>
        </w:rPr>
        <w:t>Note2</w:t>
      </w:r>
      <w:r w:rsidR="003C6723">
        <w:rPr>
          <w:rFonts w:ascii="Times New Roman" w:hAnsi="Times New Roman" w:cs="Times New Roman"/>
          <w:b/>
          <w:sz w:val="22"/>
          <w:highlight w:val="yellow"/>
        </w:rPr>
        <w:t>, tiansheng</w:t>
      </w:r>
      <w:r w:rsidR="003C6723">
        <w:rPr>
          <w:rFonts w:ascii="Times New Roman" w:hAnsi="Times New Roman" w:cs="Times New Roman"/>
          <w:sz w:val="22"/>
        </w:rPr>
        <w:t>)</w:t>
      </w:r>
      <w:del w:id="115" w:author="郭天南" w:date="2018-12-14T07:39:00Z">
        <w:r w:rsidR="004E0EDB" w:rsidRPr="006E0019" w:rsidDel="00CB6183">
          <w:rPr>
            <w:rFonts w:ascii="Times New Roman" w:hAnsi="Times New Roman" w:cs="Times New Roman"/>
            <w:sz w:val="22"/>
          </w:rPr>
          <w:delText>. DIA raw files were</w:delText>
        </w:r>
        <w:r w:rsidR="003C6723" w:rsidDel="00CB6183">
          <w:rPr>
            <w:rFonts w:ascii="Times New Roman" w:hAnsi="Times New Roman" w:cs="Times New Roman"/>
            <w:sz w:val="22"/>
          </w:rPr>
          <w:delText xml:space="preserve"> </w:delText>
        </w:r>
        <w:r w:rsidR="003C6723" w:rsidDel="00CB6183">
          <w:rPr>
            <w:rFonts w:ascii="Times New Roman" w:hAnsi="Times New Roman" w:cs="Times New Roman" w:hint="eastAsia"/>
            <w:sz w:val="22"/>
          </w:rPr>
          <w:delText>then</w:delText>
        </w:r>
        <w:r w:rsidR="004E0EDB" w:rsidRPr="006E0019" w:rsidDel="00CB6183">
          <w:rPr>
            <w:rFonts w:ascii="Times New Roman" w:hAnsi="Times New Roman" w:cs="Times New Roman"/>
            <w:sz w:val="22"/>
          </w:rPr>
          <w:delText xml:space="preserve"> transformed into mzXML format, and searched by openSWATH on a cluster using thyroid library, CiRT file, followed by phypropht analysis.</w:delText>
        </w:r>
        <w:r w:rsidR="00EE2A00" w:rsidRPr="006E0019" w:rsidDel="00CB6183">
          <w:rPr>
            <w:rFonts w:ascii="Times New Roman" w:hAnsi="Times New Roman" w:cs="Times New Roman"/>
            <w:sz w:val="22"/>
          </w:rPr>
          <w:delText xml:space="preserve"> </w:delText>
        </w:r>
        <w:r w:rsidR="003C6723" w:rsidDel="00CB6183">
          <w:rPr>
            <w:rFonts w:ascii="Times New Roman" w:hAnsi="Times New Roman" w:cs="Times New Roman"/>
            <w:sz w:val="22"/>
          </w:rPr>
          <w:delText xml:space="preserve">Finally, </w:delText>
        </w:r>
        <w:r w:rsidR="00EE2A00" w:rsidRPr="006E0019" w:rsidDel="00CB6183">
          <w:rPr>
            <w:rFonts w:ascii="Times New Roman" w:hAnsi="Times New Roman" w:cs="Times New Roman"/>
            <w:sz w:val="22"/>
          </w:rPr>
          <w:delText xml:space="preserve">we </w:delText>
        </w:r>
      </w:del>
      <w:ins w:id="116" w:author="郭天南" w:date="2018-12-14T07:39:00Z">
        <w:r w:rsidR="00CB6183">
          <w:rPr>
            <w:rFonts w:ascii="Times New Roman" w:hAnsi="Times New Roman" w:cs="Times New Roman"/>
            <w:sz w:val="22"/>
          </w:rPr>
          <w:t xml:space="preserve">, and </w:t>
        </w:r>
      </w:ins>
      <w:r w:rsidR="00EE2A00" w:rsidRPr="006E0019">
        <w:rPr>
          <w:rFonts w:ascii="Times New Roman" w:hAnsi="Times New Roman" w:cs="Times New Roman"/>
          <w:sz w:val="22"/>
        </w:rPr>
        <w:t>identified</w:t>
      </w:r>
      <w:r w:rsidR="00EE2A00" w:rsidRPr="006E0019">
        <w:rPr>
          <w:rFonts w:ascii="Times New Roman" w:hAnsi="Times New Roman" w:cs="Times New Roman"/>
          <w:color w:val="4472C4" w:themeColor="accent1"/>
          <w:sz w:val="22"/>
        </w:rPr>
        <w:t xml:space="preserve"> </w:t>
      </w:r>
      <w:r w:rsidR="00EE2A00" w:rsidRPr="0072769D">
        <w:rPr>
          <w:rFonts w:ascii="Times New Roman" w:hAnsi="Times New Roman" w:cs="Times New Roman"/>
          <w:sz w:val="22"/>
        </w:rPr>
        <w:t>43</w:t>
      </w:r>
      <w:ins w:id="117" w:author="郭天南" w:date="2018-12-14T07:39:00Z">
        <w:r w:rsidR="00CB6183">
          <w:rPr>
            <w:rFonts w:ascii="Times New Roman" w:hAnsi="Times New Roman" w:cs="Times New Roman"/>
            <w:sz w:val="22"/>
          </w:rPr>
          <w:t>,</w:t>
        </w:r>
      </w:ins>
      <w:r w:rsidR="00EE2A00" w:rsidRPr="0072769D">
        <w:rPr>
          <w:rFonts w:ascii="Times New Roman" w:hAnsi="Times New Roman" w:cs="Times New Roman"/>
          <w:sz w:val="22"/>
        </w:rPr>
        <w:t>635 peptide, 3</w:t>
      </w:r>
      <w:ins w:id="118" w:author="郭天南" w:date="2018-12-14T07:39:00Z">
        <w:r w:rsidR="00CB6183">
          <w:rPr>
            <w:rFonts w:ascii="Times New Roman" w:hAnsi="Times New Roman" w:cs="Times New Roman"/>
            <w:sz w:val="22"/>
          </w:rPr>
          <w:t>,</w:t>
        </w:r>
      </w:ins>
      <w:r w:rsidR="00EE2A00" w:rsidRPr="0072769D">
        <w:rPr>
          <w:rFonts w:ascii="Times New Roman" w:hAnsi="Times New Roman" w:cs="Times New Roman"/>
          <w:sz w:val="22"/>
        </w:rPr>
        <w:t xml:space="preserve">711 </w:t>
      </w:r>
      <w:ins w:id="119" w:author="郭天南" w:date="2018-12-14T07:39:00Z">
        <w:r w:rsidR="00A203FE">
          <w:rPr>
            <w:rFonts w:ascii="Times New Roman" w:hAnsi="Times New Roman" w:cs="Times New Roman"/>
            <w:sz w:val="22"/>
          </w:rPr>
          <w:t xml:space="preserve">proteotypic </w:t>
        </w:r>
      </w:ins>
      <w:r w:rsidR="00EE2A00" w:rsidRPr="0072769D">
        <w:rPr>
          <w:rFonts w:ascii="Times New Roman" w:hAnsi="Times New Roman" w:cs="Times New Roman"/>
          <w:sz w:val="22"/>
        </w:rPr>
        <w:t>proteins, and 4</w:t>
      </w:r>
      <w:ins w:id="120" w:author="郭天南" w:date="2018-12-14T07:39:00Z">
        <w:r w:rsidR="00CB6183">
          <w:rPr>
            <w:rFonts w:ascii="Times New Roman" w:hAnsi="Times New Roman" w:cs="Times New Roman"/>
            <w:sz w:val="22"/>
          </w:rPr>
          <w:t>,</w:t>
        </w:r>
      </w:ins>
      <w:r w:rsidR="00EE2A00" w:rsidRPr="0072769D">
        <w:rPr>
          <w:rFonts w:ascii="Times New Roman" w:hAnsi="Times New Roman" w:cs="Times New Roman"/>
          <w:sz w:val="22"/>
        </w:rPr>
        <w:t>785 protein groups</w:t>
      </w:r>
      <w:r w:rsidR="003C6723" w:rsidRPr="0072769D">
        <w:rPr>
          <w:rFonts w:ascii="Times New Roman" w:hAnsi="Times New Roman" w:cs="Times New Roman"/>
          <w:sz w:val="22"/>
        </w:rPr>
        <w:t xml:space="preserve"> in </w:t>
      </w:r>
      <w:ins w:id="121" w:author="郭天南" w:date="2018-12-14T07:39:00Z">
        <w:r w:rsidR="00CB6183">
          <w:rPr>
            <w:rFonts w:ascii="Times New Roman" w:hAnsi="Times New Roman" w:cs="Times New Roman"/>
            <w:sz w:val="22"/>
          </w:rPr>
          <w:t xml:space="preserve">the final protein </w:t>
        </w:r>
      </w:ins>
      <w:r w:rsidR="003C6723" w:rsidRPr="0072769D">
        <w:rPr>
          <w:rFonts w:ascii="Times New Roman" w:hAnsi="Times New Roman" w:cs="Times New Roman"/>
          <w:sz w:val="22"/>
        </w:rPr>
        <w:t>matrix</w:t>
      </w:r>
      <w:r w:rsidR="0072769D" w:rsidRPr="0072769D">
        <w:rPr>
          <w:rFonts w:ascii="Times New Roman" w:hAnsi="Times New Roman" w:cs="Times New Roman"/>
          <w:sz w:val="22"/>
        </w:rPr>
        <w:t xml:space="preserve"> (</w:t>
      </w:r>
      <w:ins w:id="122" w:author="郭天南" w:date="2018-12-14T07:39:00Z">
        <w:r w:rsidR="00B6130E">
          <w:rPr>
            <w:rFonts w:ascii="Times New Roman" w:hAnsi="Times New Roman" w:cs="Times New Roman"/>
            <w:b/>
            <w:sz w:val="22"/>
            <w:highlight w:val="yellow"/>
          </w:rPr>
          <w:t xml:space="preserve">Supplementary </w:t>
        </w:r>
      </w:ins>
      <w:del w:id="123" w:author="郭天南" w:date="2018-12-14T07:39:00Z">
        <w:r w:rsidR="0072769D" w:rsidRPr="0072769D" w:rsidDel="00B6130E">
          <w:rPr>
            <w:rFonts w:ascii="Times New Roman" w:hAnsi="Times New Roman" w:cs="Times New Roman"/>
            <w:b/>
            <w:sz w:val="22"/>
            <w:highlight w:val="yellow"/>
          </w:rPr>
          <w:delText>s</w:delText>
        </w:r>
      </w:del>
      <w:r w:rsidR="0072769D" w:rsidRPr="0072769D">
        <w:rPr>
          <w:rFonts w:ascii="Times New Roman" w:hAnsi="Times New Roman" w:cs="Times New Roman"/>
          <w:b/>
          <w:sz w:val="22"/>
          <w:highlight w:val="yellow"/>
        </w:rPr>
        <w:t>Table 3, LiuW, sheet1 peptide matrix, sheet2 protein matrix</w:t>
      </w:r>
      <w:r w:rsidR="0072769D" w:rsidRPr="0072769D">
        <w:rPr>
          <w:rFonts w:ascii="Times New Roman" w:hAnsi="Times New Roman" w:cs="Times New Roman"/>
          <w:sz w:val="22"/>
        </w:rPr>
        <w:t>)</w:t>
      </w:r>
      <w:r w:rsidR="00EE2A00" w:rsidRPr="0072769D">
        <w:rPr>
          <w:rFonts w:ascii="Times New Roman" w:hAnsi="Times New Roman" w:cs="Times New Roman"/>
          <w:sz w:val="22"/>
        </w:rPr>
        <w:t>.</w:t>
      </w:r>
    </w:p>
    <w:p w14:paraId="2782D7B5" w14:textId="619A090D" w:rsidR="00390D63" w:rsidRDefault="00390D63" w:rsidP="006E0019">
      <w:pPr>
        <w:widowControl/>
        <w:ind w:firstLine="420"/>
        <w:jc w:val="left"/>
        <w:rPr>
          <w:ins w:id="124" w:author="郭天南" w:date="2018-12-14T07:39:00Z"/>
          <w:rFonts w:ascii="Times New Roman" w:hAnsi="Times New Roman" w:cs="Times New Roman"/>
          <w:sz w:val="22"/>
        </w:rPr>
      </w:pPr>
    </w:p>
    <w:p w14:paraId="6D5A30CE" w14:textId="6B44B21C" w:rsidR="00390D63" w:rsidRPr="00390D63" w:rsidRDefault="00390D63" w:rsidP="00390D63">
      <w:pPr>
        <w:widowControl/>
        <w:jc w:val="left"/>
        <w:rPr>
          <w:rFonts w:ascii="Times New Roman" w:hAnsi="Times New Roman" w:cs="Times New Roman" w:hint="eastAsia"/>
          <w:b/>
          <w:sz w:val="22"/>
          <w:rPrChange w:id="125" w:author="郭天南" w:date="2018-12-14T07:40:00Z">
            <w:rPr>
              <w:rFonts w:ascii="Times New Roman" w:hAnsi="Times New Roman" w:cs="Times New Roman" w:hint="eastAsia"/>
              <w:sz w:val="22"/>
            </w:rPr>
          </w:rPrChange>
        </w:rPr>
        <w:pPrChange w:id="126" w:author="郭天南" w:date="2018-12-14T07:40:00Z">
          <w:pPr>
            <w:widowControl/>
            <w:ind w:firstLine="420"/>
            <w:jc w:val="left"/>
          </w:pPr>
        </w:pPrChange>
      </w:pPr>
      <w:ins w:id="127" w:author="郭天南" w:date="2018-12-14T07:39:00Z">
        <w:r w:rsidRPr="00390D63">
          <w:rPr>
            <w:rFonts w:ascii="Times New Roman" w:hAnsi="Times New Roman" w:cs="Times New Roman"/>
            <w:b/>
            <w:sz w:val="22"/>
            <w:rPrChange w:id="128" w:author="郭天南" w:date="2018-12-14T07:40:00Z">
              <w:rPr>
                <w:rFonts w:ascii="Times New Roman" w:hAnsi="Times New Roman" w:cs="Times New Roman"/>
                <w:sz w:val="22"/>
              </w:rPr>
            </w:rPrChange>
          </w:rPr>
          <w:t>Figure 1</w:t>
        </w:r>
      </w:ins>
    </w:p>
    <w:p w14:paraId="234302F9" w14:textId="2BE8F397" w:rsidR="005857BE" w:rsidRPr="006E0019" w:rsidRDefault="00F22121" w:rsidP="002C1C9B">
      <w:pPr>
        <w:widowControl/>
        <w:jc w:val="left"/>
        <w:rPr>
          <w:rFonts w:ascii="Times New Roman" w:hAnsi="Times New Roman" w:cs="Times New Roman"/>
          <w:sz w:val="22"/>
        </w:rPr>
      </w:pPr>
      <w:r>
        <w:rPr>
          <w:noProof/>
        </w:rPr>
        <w:drawing>
          <wp:inline distT="0" distB="0" distL="0" distR="0" wp14:anchorId="45DB619A" wp14:editId="3E148DBE">
            <wp:extent cx="5501031" cy="2053780"/>
            <wp:effectExtent l="0" t="0" r="444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9739" cy="2064498"/>
                    </a:xfrm>
                    <a:prstGeom prst="rect">
                      <a:avLst/>
                    </a:prstGeom>
                    <a:noFill/>
                    <a:ln>
                      <a:noFill/>
                    </a:ln>
                  </pic:spPr>
                </pic:pic>
              </a:graphicData>
            </a:graphic>
          </wp:inline>
        </w:drawing>
      </w:r>
    </w:p>
    <w:p w14:paraId="6044115D" w14:textId="76AD618C" w:rsidR="002C1C9B" w:rsidRPr="006E0019" w:rsidRDefault="002C1C9B" w:rsidP="002C1C9B">
      <w:pPr>
        <w:widowControl/>
        <w:jc w:val="left"/>
        <w:rPr>
          <w:rFonts w:ascii="Times New Roman" w:hAnsi="Times New Roman" w:cs="Times New Roman"/>
          <w:b/>
          <w:sz w:val="22"/>
        </w:rPr>
      </w:pPr>
      <w:r w:rsidRPr="006E0019">
        <w:rPr>
          <w:rFonts w:ascii="Times New Roman" w:hAnsi="Times New Roman" w:cs="Times New Roman"/>
          <w:b/>
          <w:sz w:val="22"/>
        </w:rPr>
        <w:t xml:space="preserve">Figure 1. </w:t>
      </w:r>
      <w:ins w:id="129" w:author="郭天南" w:date="2018-12-14T07:40:00Z">
        <w:r w:rsidR="00883A4C">
          <w:rPr>
            <w:rFonts w:ascii="Times New Roman" w:hAnsi="Times New Roman" w:cs="Times New Roman"/>
            <w:b/>
            <w:sz w:val="22"/>
          </w:rPr>
          <w:t xml:space="preserve">The </w:t>
        </w:r>
      </w:ins>
      <w:del w:id="130" w:author="郭天南" w:date="2018-12-14T07:40:00Z">
        <w:r w:rsidR="002F4580" w:rsidDel="00C5700B">
          <w:rPr>
            <w:rFonts w:ascii="Times New Roman" w:hAnsi="Times New Roman" w:cs="Times New Roman"/>
            <w:b/>
            <w:sz w:val="22"/>
          </w:rPr>
          <w:delText xml:space="preserve">The </w:delText>
        </w:r>
        <w:r w:rsidR="00B039D5" w:rsidDel="00C5700B">
          <w:rPr>
            <w:rFonts w:ascii="Times New Roman" w:hAnsi="Times New Roman" w:cs="Times New Roman"/>
            <w:b/>
            <w:sz w:val="22"/>
          </w:rPr>
          <w:delText>overall scheme of s</w:delText>
        </w:r>
      </w:del>
      <w:ins w:id="131" w:author="郭天南" w:date="2018-12-14T07:40:00Z">
        <w:r w:rsidR="00883A4C">
          <w:rPr>
            <w:rFonts w:ascii="Times New Roman" w:hAnsi="Times New Roman" w:cs="Times New Roman"/>
            <w:b/>
            <w:sz w:val="22"/>
          </w:rPr>
          <w:t>s</w:t>
        </w:r>
      </w:ins>
      <w:r w:rsidRPr="006E0019">
        <w:rPr>
          <w:rFonts w:ascii="Times New Roman" w:hAnsi="Times New Roman" w:cs="Times New Roman"/>
          <w:b/>
          <w:sz w:val="22"/>
        </w:rPr>
        <w:t>tudy design</w:t>
      </w:r>
      <w:del w:id="132" w:author="郭天南" w:date="2018-12-14T07:40:00Z">
        <w:r w:rsidR="007E43BD" w:rsidRPr="006E0019" w:rsidDel="00C5700B">
          <w:rPr>
            <w:rFonts w:ascii="Times New Roman" w:hAnsi="Times New Roman" w:cs="Times New Roman"/>
            <w:b/>
            <w:sz w:val="22"/>
          </w:rPr>
          <w:delText xml:space="preserve"> and </w:delText>
        </w:r>
        <w:r w:rsidR="00B039D5" w:rsidDel="00C5700B">
          <w:rPr>
            <w:rFonts w:ascii="Times New Roman" w:hAnsi="Times New Roman" w:cs="Times New Roman"/>
            <w:b/>
            <w:sz w:val="22"/>
          </w:rPr>
          <w:delText>workflow</w:delText>
        </w:r>
      </w:del>
      <w:ins w:id="133" w:author="郭天南" w:date="2018-12-14T07:40:00Z">
        <w:r w:rsidR="00C5700B">
          <w:rPr>
            <w:rFonts w:ascii="Times New Roman" w:hAnsi="Times New Roman" w:cs="Times New Roman"/>
            <w:b/>
            <w:sz w:val="22"/>
          </w:rPr>
          <w:t xml:space="preserve"> and workflow</w:t>
        </w:r>
      </w:ins>
      <w:r w:rsidRPr="006E0019">
        <w:rPr>
          <w:rFonts w:ascii="Times New Roman" w:hAnsi="Times New Roman" w:cs="Times New Roman"/>
          <w:b/>
          <w:sz w:val="22"/>
        </w:rPr>
        <w:t xml:space="preserve">. </w:t>
      </w:r>
      <w:r w:rsidR="00B039D5">
        <w:rPr>
          <w:rFonts w:ascii="Times New Roman" w:hAnsi="Times New Roman" w:cs="Times New Roman" w:hint="eastAsia"/>
          <w:sz w:val="22"/>
        </w:rPr>
        <w:t>T</w:t>
      </w:r>
      <w:r w:rsidR="00B039D5">
        <w:rPr>
          <w:rFonts w:ascii="Times New Roman" w:hAnsi="Times New Roman" w:cs="Times New Roman"/>
          <w:sz w:val="22"/>
        </w:rPr>
        <w:t xml:space="preserve">wo cohorts </w:t>
      </w:r>
      <w:ins w:id="134" w:author="郭天南" w:date="2018-12-14T07:41:00Z">
        <w:r w:rsidR="00F83CA0">
          <w:rPr>
            <w:rFonts w:ascii="Times New Roman" w:hAnsi="Times New Roman" w:cs="Times New Roman"/>
            <w:sz w:val="22"/>
          </w:rPr>
          <w:t xml:space="preserve">of patients with thyroid diseases </w:t>
        </w:r>
      </w:ins>
      <w:r w:rsidR="00B039D5">
        <w:rPr>
          <w:rFonts w:ascii="Times New Roman" w:hAnsi="Times New Roman" w:cs="Times New Roman"/>
          <w:sz w:val="22"/>
        </w:rPr>
        <w:t xml:space="preserve">were </w:t>
      </w:r>
      <w:ins w:id="135" w:author="郭天南" w:date="2018-12-14T07:41:00Z">
        <w:r w:rsidR="00F83CA0">
          <w:rPr>
            <w:rFonts w:ascii="Times New Roman" w:hAnsi="Times New Roman" w:cs="Times New Roman"/>
            <w:sz w:val="22"/>
          </w:rPr>
          <w:t>procured</w:t>
        </w:r>
      </w:ins>
      <w:del w:id="136" w:author="郭天南" w:date="2018-12-14T07:41:00Z">
        <w:r w:rsidR="00B039D5" w:rsidDel="00F83CA0">
          <w:rPr>
            <w:rFonts w:ascii="Times New Roman" w:hAnsi="Times New Roman" w:cs="Times New Roman"/>
            <w:sz w:val="22"/>
          </w:rPr>
          <w:delText xml:space="preserve">collected </w:delText>
        </w:r>
        <w:r w:rsidR="00B039D5" w:rsidDel="00E769E2">
          <w:rPr>
            <w:rFonts w:ascii="Times New Roman" w:hAnsi="Times New Roman" w:cs="Times New Roman"/>
            <w:sz w:val="22"/>
          </w:rPr>
          <w:delText xml:space="preserve">and </w:delText>
        </w:r>
        <w:r w:rsidR="009C5C82" w:rsidDel="00E769E2">
          <w:rPr>
            <w:rFonts w:ascii="Times New Roman" w:hAnsi="Times New Roman" w:cs="Times New Roman"/>
            <w:sz w:val="22"/>
          </w:rPr>
          <w:delText>there were 399 patients in training cohort which contained five types of thyroid disease and 180 patients in validation cohort which was single blind for operator who did the prediction</w:delText>
        </w:r>
      </w:del>
      <w:r w:rsidR="009C5C82">
        <w:rPr>
          <w:rFonts w:ascii="Times New Roman" w:hAnsi="Times New Roman" w:cs="Times New Roman"/>
          <w:sz w:val="22"/>
        </w:rPr>
        <w:t>.</w:t>
      </w:r>
      <w:r w:rsidR="00355213">
        <w:rPr>
          <w:rFonts w:ascii="Times New Roman" w:hAnsi="Times New Roman" w:cs="Times New Roman"/>
          <w:sz w:val="22"/>
        </w:rPr>
        <w:t xml:space="preserve"> </w:t>
      </w:r>
      <w:ins w:id="137" w:author="郭天南" w:date="2018-12-14T07:41:00Z">
        <w:r w:rsidR="00E769E2">
          <w:rPr>
            <w:rFonts w:ascii="Times New Roman" w:hAnsi="Times New Roman" w:cs="Times New Roman"/>
            <w:sz w:val="22"/>
          </w:rPr>
          <w:t xml:space="preserve">From a specific tissue region from </w:t>
        </w:r>
      </w:ins>
      <w:del w:id="138" w:author="郭天南" w:date="2018-12-14T07:41:00Z">
        <w:r w:rsidR="00355213" w:rsidDel="00E769E2">
          <w:rPr>
            <w:rFonts w:ascii="Times New Roman" w:hAnsi="Times New Roman" w:cs="Times New Roman"/>
            <w:sz w:val="22"/>
          </w:rPr>
          <w:delText>E</w:delText>
        </w:r>
      </w:del>
      <w:ins w:id="139" w:author="郭天南" w:date="2018-12-14T07:41:00Z">
        <w:r w:rsidR="00E769E2">
          <w:rPr>
            <w:rFonts w:ascii="Times New Roman" w:hAnsi="Times New Roman" w:cs="Times New Roman"/>
            <w:sz w:val="22"/>
          </w:rPr>
          <w:t>e</w:t>
        </w:r>
      </w:ins>
      <w:r w:rsidR="00355213">
        <w:rPr>
          <w:rFonts w:ascii="Times New Roman" w:hAnsi="Times New Roman" w:cs="Times New Roman"/>
          <w:sz w:val="22"/>
        </w:rPr>
        <w:t xml:space="preserve">ach patient </w:t>
      </w:r>
      <w:ins w:id="140" w:author="郭天南" w:date="2018-12-14T07:41:00Z">
        <w:r w:rsidR="00E769E2">
          <w:rPr>
            <w:rFonts w:ascii="Times New Roman" w:hAnsi="Times New Roman" w:cs="Times New Roman"/>
            <w:sz w:val="22"/>
          </w:rPr>
          <w:t xml:space="preserve">we collected </w:t>
        </w:r>
      </w:ins>
      <w:del w:id="141" w:author="郭天南" w:date="2018-12-14T07:41:00Z">
        <w:r w:rsidR="00355213" w:rsidDel="00E769E2">
          <w:rPr>
            <w:rFonts w:ascii="Times New Roman" w:hAnsi="Times New Roman" w:cs="Times New Roman"/>
            <w:sz w:val="22"/>
          </w:rPr>
          <w:delText>ha</w:delText>
        </w:r>
        <w:r w:rsidR="00434E4B" w:rsidDel="00E769E2">
          <w:rPr>
            <w:rFonts w:ascii="Times New Roman" w:hAnsi="Times New Roman" w:cs="Times New Roman"/>
            <w:sz w:val="22"/>
          </w:rPr>
          <w:delText>d</w:delText>
        </w:r>
        <w:r w:rsidR="00355213" w:rsidDel="00E769E2">
          <w:rPr>
            <w:rFonts w:ascii="Times New Roman" w:hAnsi="Times New Roman" w:cs="Times New Roman"/>
            <w:sz w:val="22"/>
          </w:rPr>
          <w:delText xml:space="preserve"> </w:delText>
        </w:r>
      </w:del>
      <w:r w:rsidR="00355213">
        <w:rPr>
          <w:rFonts w:ascii="Times New Roman" w:hAnsi="Times New Roman" w:cs="Times New Roman"/>
          <w:sz w:val="22"/>
        </w:rPr>
        <w:t xml:space="preserve">three </w:t>
      </w:r>
      <w:ins w:id="142" w:author="郭天南" w:date="2018-12-14T07:41:00Z">
        <w:r w:rsidR="00E769E2">
          <w:rPr>
            <w:rFonts w:ascii="Times New Roman" w:hAnsi="Times New Roman" w:cs="Times New Roman"/>
            <w:sz w:val="22"/>
          </w:rPr>
          <w:t>punches of samples</w:t>
        </w:r>
      </w:ins>
      <w:ins w:id="143" w:author="郭天南" w:date="2018-12-14T07:42:00Z">
        <w:r w:rsidR="00E769E2">
          <w:rPr>
            <w:rFonts w:ascii="Times New Roman" w:hAnsi="Times New Roman" w:cs="Times New Roman"/>
            <w:sz w:val="22"/>
          </w:rPr>
          <w:t xml:space="preserve">. PCT-DIA analysis was performed for these tissue samples in batches containing randomized samples. </w:t>
        </w:r>
      </w:ins>
      <w:del w:id="144" w:author="郭天南" w:date="2018-12-14T07:43:00Z">
        <w:r w:rsidR="00355213" w:rsidDel="00E769E2">
          <w:rPr>
            <w:rFonts w:ascii="Times New Roman" w:hAnsi="Times New Roman" w:cs="Times New Roman"/>
            <w:sz w:val="22"/>
          </w:rPr>
          <w:delText xml:space="preserve">biological replicates and we also randomly selected </w:delText>
        </w:r>
      </w:del>
      <w:r w:rsidR="00434E4B">
        <w:rPr>
          <w:rFonts w:ascii="Times New Roman" w:hAnsi="Times New Roman" w:cs="Times New Roman"/>
          <w:sz w:val="22"/>
        </w:rPr>
        <w:t xml:space="preserve">57 </w:t>
      </w:r>
      <w:ins w:id="145" w:author="郭天南" w:date="2018-12-14T07:43:00Z">
        <w:r w:rsidR="00053F83">
          <w:rPr>
            <w:rFonts w:ascii="Times New Roman" w:hAnsi="Times New Roman" w:cs="Times New Roman"/>
            <w:sz w:val="22"/>
          </w:rPr>
          <w:t xml:space="preserve">samples were analyzed in technical replicates. </w:t>
        </w:r>
      </w:ins>
      <w:del w:id="146" w:author="郭天南" w:date="2018-12-14T07:43:00Z">
        <w:r w:rsidR="00434E4B" w:rsidDel="00053F83">
          <w:rPr>
            <w:rFonts w:ascii="Times New Roman" w:hAnsi="Times New Roman" w:cs="Times New Roman"/>
            <w:sz w:val="22"/>
          </w:rPr>
          <w:delText xml:space="preserve">technological replicates from training set. The training and predicted samples were randomly allocated into 84 batches and 37 batches, respectively. All of </w:delText>
        </w:r>
        <w:r w:rsidR="009C5C82" w:rsidDel="00053F83">
          <w:rPr>
            <w:rFonts w:ascii="Times New Roman" w:hAnsi="Times New Roman" w:cs="Times New Roman"/>
            <w:sz w:val="22"/>
          </w:rPr>
          <w:delText xml:space="preserve">the </w:delText>
        </w:r>
        <w:r w:rsidR="00434E4B" w:rsidDel="00053F83">
          <w:rPr>
            <w:rFonts w:ascii="Times New Roman" w:hAnsi="Times New Roman" w:cs="Times New Roman"/>
            <w:sz w:val="22"/>
          </w:rPr>
          <w:delText xml:space="preserve">samples were </w:delText>
        </w:r>
        <w:r w:rsidR="00B039D5" w:rsidDel="00053F83">
          <w:rPr>
            <w:rFonts w:ascii="Times New Roman" w:hAnsi="Times New Roman" w:cs="Times New Roman"/>
            <w:sz w:val="22"/>
          </w:rPr>
          <w:delText xml:space="preserve">performed </w:delText>
        </w:r>
        <w:r w:rsidR="00434E4B" w:rsidDel="00053F83">
          <w:rPr>
            <w:rFonts w:ascii="Times New Roman" w:hAnsi="Times New Roman" w:cs="Times New Roman"/>
            <w:sz w:val="22"/>
          </w:rPr>
          <w:delText>following</w:delText>
        </w:r>
        <w:r w:rsidR="00B039D5" w:rsidDel="00053F83">
          <w:rPr>
            <w:rFonts w:ascii="Times New Roman" w:hAnsi="Times New Roman" w:cs="Times New Roman"/>
            <w:sz w:val="22"/>
          </w:rPr>
          <w:delText xml:space="preserve"> FFPE-PCT-DIA methodology</w:delText>
        </w:r>
        <w:r w:rsidR="007E43BD" w:rsidRPr="00E65C83" w:rsidDel="00053F83">
          <w:rPr>
            <w:rFonts w:ascii="Times New Roman" w:hAnsi="Times New Roman" w:cs="Times New Roman"/>
            <w:sz w:val="22"/>
          </w:rPr>
          <w:delText>.</w:delText>
        </w:r>
        <w:r w:rsidR="00B039D5" w:rsidDel="00053F83">
          <w:rPr>
            <w:rFonts w:ascii="Times New Roman" w:hAnsi="Times New Roman" w:cs="Times New Roman"/>
            <w:sz w:val="22"/>
          </w:rPr>
          <w:delText xml:space="preserve"> </w:delText>
        </w:r>
        <w:r w:rsidR="007E43BD" w:rsidRPr="006E0019" w:rsidDel="00053F83">
          <w:rPr>
            <w:rFonts w:ascii="Times New Roman" w:hAnsi="Times New Roman" w:cs="Times New Roman"/>
            <w:b/>
            <w:sz w:val="22"/>
          </w:rPr>
          <w:delText xml:space="preserve"> </w:delText>
        </w:r>
      </w:del>
      <w:bookmarkStart w:id="147" w:name="_GoBack"/>
      <w:bookmarkEnd w:id="147"/>
    </w:p>
    <w:p w14:paraId="05ABEC8A" w14:textId="77777777" w:rsidR="00FC0578" w:rsidRDefault="00FC0578" w:rsidP="002C1C9B">
      <w:pPr>
        <w:widowControl/>
        <w:jc w:val="left"/>
        <w:rPr>
          <w:rFonts w:ascii="Times New Roman" w:hAnsi="Times New Roman" w:cs="Times New Roman"/>
          <w:b/>
          <w:sz w:val="22"/>
        </w:rPr>
      </w:pPr>
    </w:p>
    <w:p w14:paraId="212E7992" w14:textId="7AE470B7" w:rsidR="004F742C" w:rsidRDefault="00FC0578" w:rsidP="002C1C9B">
      <w:pPr>
        <w:widowControl/>
        <w:jc w:val="left"/>
        <w:rPr>
          <w:rFonts w:ascii="Times New Roman" w:hAnsi="Times New Roman" w:cs="Times New Roman"/>
          <w:b/>
          <w:sz w:val="22"/>
        </w:rPr>
      </w:pPr>
      <w:r>
        <w:rPr>
          <w:rFonts w:ascii="Times New Roman" w:hAnsi="Times New Roman" w:cs="Times New Roman" w:hint="eastAsia"/>
          <w:b/>
          <w:sz w:val="22"/>
        </w:rPr>
        <w:t>Data</w:t>
      </w:r>
      <w:r>
        <w:rPr>
          <w:rFonts w:ascii="Times New Roman" w:hAnsi="Times New Roman" w:cs="Times New Roman"/>
          <w:b/>
          <w:sz w:val="22"/>
        </w:rPr>
        <w:t xml:space="preserve"> quality</w:t>
      </w:r>
      <w:r w:rsidR="0078271F">
        <w:rPr>
          <w:rFonts w:ascii="Times New Roman" w:hAnsi="Times New Roman" w:cs="Times New Roman"/>
          <w:b/>
          <w:sz w:val="22"/>
        </w:rPr>
        <w:t xml:space="preserve"> and batch correction</w:t>
      </w:r>
    </w:p>
    <w:p w14:paraId="2F9E2208" w14:textId="60C9D83C" w:rsidR="00FC0578" w:rsidRPr="000C014B" w:rsidRDefault="00FC0578" w:rsidP="00D92335">
      <w:pPr>
        <w:rPr>
          <w:rFonts w:ascii="Times New Roman" w:hAnsi="Times New Roman" w:cs="Times New Roman"/>
          <w:sz w:val="22"/>
        </w:rPr>
      </w:pPr>
      <w:r>
        <w:rPr>
          <w:rFonts w:ascii="Times New Roman" w:hAnsi="Times New Roman" w:cs="Times New Roman"/>
          <w:sz w:val="22"/>
        </w:rPr>
        <w:t xml:space="preserve">To confirm the quality of data we used, we </w:t>
      </w:r>
      <w:r w:rsidR="0078271F">
        <w:rPr>
          <w:rFonts w:ascii="Times New Roman" w:hAnsi="Times New Roman" w:cs="Times New Roman"/>
          <w:sz w:val="22"/>
        </w:rPr>
        <w:t xml:space="preserve">firstly </w:t>
      </w:r>
      <w:r>
        <w:rPr>
          <w:rFonts w:ascii="Times New Roman" w:hAnsi="Times New Roman" w:cs="Times New Roman"/>
          <w:sz w:val="22"/>
        </w:rPr>
        <w:t xml:space="preserve">analyzed batch effect </w:t>
      </w:r>
      <w:r w:rsidRPr="001925DC">
        <w:rPr>
          <w:rFonts w:ascii="Times New Roman" w:hAnsi="Times New Roman" w:cs="Times New Roman"/>
          <w:sz w:val="22"/>
        </w:rPr>
        <w:t>across</w:t>
      </w:r>
      <w:r>
        <w:rPr>
          <w:rFonts w:ascii="Times New Roman" w:hAnsi="Times New Roman" w:cs="Times New Roman"/>
          <w:sz w:val="22"/>
        </w:rPr>
        <w:t xml:space="preserve"> the mouse liver samples and pool samples which were considered as PCT control and </w:t>
      </w:r>
      <w:bookmarkStart w:id="148" w:name="OLE_LINK18"/>
      <w:r>
        <w:rPr>
          <w:rFonts w:ascii="Times New Roman" w:hAnsi="Times New Roman" w:cs="Times New Roman"/>
          <w:sz w:val="22"/>
        </w:rPr>
        <w:t>mass spectrometry control</w:t>
      </w:r>
      <w:bookmarkEnd w:id="148"/>
      <w:r>
        <w:rPr>
          <w:rFonts w:ascii="Times New Roman" w:hAnsi="Times New Roman" w:cs="Times New Roman"/>
          <w:sz w:val="22"/>
        </w:rPr>
        <w:t>.</w:t>
      </w:r>
      <w:r w:rsidRPr="00CB6B4A">
        <w:rPr>
          <w:rFonts w:ascii="Times New Roman" w:hAnsi="Times New Roman" w:cs="Times New Roman"/>
          <w:sz w:val="22"/>
        </w:rPr>
        <w:t xml:space="preserve"> </w:t>
      </w:r>
      <w:r>
        <w:rPr>
          <w:rFonts w:ascii="Times New Roman" w:hAnsi="Times New Roman" w:cs="Times New Roman"/>
          <w:sz w:val="22"/>
        </w:rPr>
        <w:t>Batch effect was analyzed by PCA</w:t>
      </w:r>
      <w:r w:rsidR="00D92335">
        <w:rPr>
          <w:rFonts w:ascii="Times New Roman" w:hAnsi="Times New Roman" w:cs="Times New Roman"/>
          <w:sz w:val="22"/>
        </w:rPr>
        <w:t>. [</w:t>
      </w:r>
      <w:r w:rsidR="00D92335" w:rsidRPr="00D92335">
        <w:rPr>
          <w:rFonts w:ascii="Times New Roman" w:hAnsi="Times New Roman" w:cs="Times New Roman" w:hint="eastAsia"/>
          <w:sz w:val="22"/>
          <w:highlight w:val="yellow"/>
        </w:rPr>
        <w:t>吴老师建议说明写清从多少维度分</w:t>
      </w:r>
      <w:r w:rsidR="00D92335">
        <w:rPr>
          <w:rFonts w:ascii="Times New Roman" w:hAnsi="Times New Roman" w:cs="Times New Roman"/>
          <w:sz w:val="22"/>
        </w:rPr>
        <w:t>] W</w:t>
      </w:r>
      <w:r>
        <w:rPr>
          <w:rFonts w:ascii="Times New Roman" w:hAnsi="Times New Roman" w:cs="Times New Roman"/>
          <w:sz w:val="22"/>
        </w:rPr>
        <w:t xml:space="preserve">e found that </w:t>
      </w:r>
      <w:r w:rsidR="00D92335">
        <w:rPr>
          <w:rFonts w:ascii="Times New Roman" w:hAnsi="Times New Roman" w:cs="Times New Roman"/>
          <w:sz w:val="22"/>
        </w:rPr>
        <w:t>technical control replicates analyzed using different mass spectrometries were separated in two groups and machine A was apart from machine B and C</w:t>
      </w:r>
      <w:r w:rsidR="00D92335" w:rsidRPr="00D92335">
        <w:rPr>
          <w:rFonts w:ascii="Times New Roman" w:hAnsi="Times New Roman" w:cs="Times New Roman"/>
          <w:b/>
          <w:sz w:val="22"/>
        </w:rPr>
        <w:t xml:space="preserve"> </w:t>
      </w:r>
      <w:r w:rsidR="00D92335">
        <w:rPr>
          <w:rFonts w:ascii="Times New Roman" w:hAnsi="Times New Roman" w:cs="Times New Roman"/>
          <w:b/>
          <w:sz w:val="22"/>
        </w:rPr>
        <w:t>(</w:t>
      </w:r>
      <w:r w:rsidR="00D92335" w:rsidRPr="00D27427">
        <w:rPr>
          <w:rFonts w:ascii="Times New Roman" w:hAnsi="Times New Roman" w:cs="Times New Roman"/>
          <w:b/>
          <w:sz w:val="22"/>
          <w:highlight w:val="yellow"/>
        </w:rPr>
        <w:t>sFigure 1</w:t>
      </w:r>
      <w:r w:rsidR="00D92335" w:rsidRPr="00D27427">
        <w:rPr>
          <w:rFonts w:ascii="Times New Roman" w:hAnsi="Times New Roman" w:cs="Times New Roman" w:hint="eastAsia"/>
          <w:b/>
          <w:sz w:val="22"/>
          <w:highlight w:val="yellow"/>
        </w:rPr>
        <w:t>A</w:t>
      </w:r>
      <w:r w:rsidR="005713CE">
        <w:rPr>
          <w:rFonts w:ascii="Times New Roman" w:hAnsi="Times New Roman" w:cs="Times New Roman" w:hint="eastAsia"/>
          <w:b/>
          <w:sz w:val="22"/>
          <w:highlight w:val="yellow"/>
        </w:rPr>
        <w:t>,</w:t>
      </w:r>
      <w:r w:rsidR="005713CE">
        <w:rPr>
          <w:rFonts w:ascii="Times New Roman" w:hAnsi="Times New Roman" w:cs="Times New Roman"/>
          <w:b/>
          <w:sz w:val="22"/>
          <w:highlight w:val="yellow"/>
        </w:rPr>
        <w:t xml:space="preserve"> </w:t>
      </w:r>
      <w:r w:rsidR="00D92335" w:rsidRPr="00D27427">
        <w:rPr>
          <w:rFonts w:ascii="Times New Roman" w:hAnsi="Times New Roman" w:cs="Times New Roman"/>
          <w:b/>
          <w:sz w:val="22"/>
          <w:highlight w:val="yellow"/>
        </w:rPr>
        <w:t>1B</w:t>
      </w:r>
      <w:r w:rsidR="00D27427" w:rsidRPr="00D27427">
        <w:rPr>
          <w:rFonts w:ascii="Times New Roman" w:hAnsi="Times New Roman" w:cs="Times New Roman"/>
          <w:b/>
          <w:sz w:val="22"/>
          <w:highlight w:val="yellow"/>
        </w:rPr>
        <w:t>, liuwei, 20181214</w:t>
      </w:r>
      <w:r w:rsidR="00D92335">
        <w:rPr>
          <w:rFonts w:ascii="Times New Roman" w:hAnsi="Times New Roman" w:cs="Times New Roman"/>
          <w:b/>
          <w:sz w:val="22"/>
        </w:rPr>
        <w:t>)</w:t>
      </w:r>
      <w:r w:rsidR="001F31E7">
        <w:rPr>
          <w:rFonts w:ascii="Times New Roman" w:hAnsi="Times New Roman" w:cs="Times New Roman"/>
          <w:b/>
          <w:sz w:val="22"/>
        </w:rPr>
        <w:t xml:space="preserve">, </w:t>
      </w:r>
      <w:r w:rsidR="001F31E7" w:rsidRPr="001F31E7">
        <w:rPr>
          <w:rFonts w:ascii="Times New Roman" w:hAnsi="Times New Roman" w:cs="Times New Roman"/>
          <w:sz w:val="22"/>
        </w:rPr>
        <w:t xml:space="preserve">which probably </w:t>
      </w:r>
      <w:r w:rsidR="001F31E7">
        <w:rPr>
          <w:rFonts w:ascii="Times New Roman" w:hAnsi="Times New Roman" w:cs="Times New Roman"/>
          <w:sz w:val="22"/>
        </w:rPr>
        <w:t>attribute to</w:t>
      </w:r>
      <w:r w:rsidR="001F31E7" w:rsidRPr="001F31E7">
        <w:rPr>
          <w:rFonts w:ascii="Times New Roman" w:hAnsi="Times New Roman" w:cs="Times New Roman"/>
          <w:sz w:val="22"/>
        </w:rPr>
        <w:t xml:space="preserve"> the different sources of chromatography columns</w:t>
      </w:r>
      <w:r w:rsidR="00D92335">
        <w:rPr>
          <w:rFonts w:ascii="Times New Roman" w:hAnsi="Times New Roman" w:cs="Times New Roman"/>
          <w:sz w:val="22"/>
        </w:rPr>
        <w:t xml:space="preserve">. </w:t>
      </w:r>
      <w:r>
        <w:rPr>
          <w:rFonts w:ascii="Times New Roman" w:hAnsi="Times New Roman" w:cs="Times New Roman"/>
          <w:sz w:val="22"/>
        </w:rPr>
        <w:t xml:space="preserve">In order to </w:t>
      </w:r>
      <w:r w:rsidR="00D92335" w:rsidRPr="00D92335">
        <w:rPr>
          <w:rFonts w:ascii="Times New Roman" w:hAnsi="Times New Roman" w:cs="Times New Roman"/>
          <w:sz w:val="22"/>
        </w:rPr>
        <w:t>eliminate</w:t>
      </w:r>
      <w:r w:rsidR="00D92335">
        <w:rPr>
          <w:rFonts w:ascii="Times New Roman" w:hAnsi="Times New Roman" w:cs="Times New Roman"/>
          <w:sz w:val="22"/>
        </w:rPr>
        <w:t>d</w:t>
      </w:r>
      <w:r>
        <w:rPr>
          <w:rFonts w:ascii="Times New Roman" w:hAnsi="Times New Roman" w:cs="Times New Roman"/>
          <w:sz w:val="22"/>
        </w:rPr>
        <w:t xml:space="preserve"> the influence </w:t>
      </w:r>
      <w:r w:rsidR="00D92335">
        <w:rPr>
          <w:rFonts w:ascii="Times New Roman" w:hAnsi="Times New Roman" w:cs="Times New Roman"/>
          <w:sz w:val="22"/>
        </w:rPr>
        <w:t xml:space="preserve">of batch effect </w:t>
      </w:r>
      <w:r>
        <w:rPr>
          <w:rFonts w:ascii="Times New Roman" w:hAnsi="Times New Roman" w:cs="Times New Roman"/>
          <w:sz w:val="22"/>
        </w:rPr>
        <w:t xml:space="preserve">on </w:t>
      </w:r>
      <w:r w:rsidR="00D92335">
        <w:rPr>
          <w:rFonts w:ascii="Times New Roman" w:hAnsi="Times New Roman" w:cs="Times New Roman"/>
          <w:sz w:val="22"/>
        </w:rPr>
        <w:t>p</w:t>
      </w:r>
      <w:r>
        <w:rPr>
          <w:rFonts w:ascii="Times New Roman" w:hAnsi="Times New Roman" w:cs="Times New Roman"/>
          <w:sz w:val="22"/>
        </w:rPr>
        <w:t xml:space="preserve">rotein </w:t>
      </w:r>
      <w:r w:rsidR="00D92335">
        <w:rPr>
          <w:rFonts w:ascii="Times New Roman" w:hAnsi="Times New Roman" w:cs="Times New Roman"/>
          <w:sz w:val="22"/>
        </w:rPr>
        <w:t>identification</w:t>
      </w:r>
      <w:r>
        <w:rPr>
          <w:rFonts w:ascii="Times New Roman" w:hAnsi="Times New Roman" w:cs="Times New Roman"/>
          <w:sz w:val="22"/>
        </w:rPr>
        <w:t xml:space="preserve"> by different machines, </w:t>
      </w:r>
      <w:r w:rsidR="00D92335" w:rsidRPr="00C34823">
        <w:rPr>
          <w:rFonts w:ascii="Times New Roman" w:hAnsi="Times New Roman" w:cs="Times New Roman"/>
          <w:sz w:val="22"/>
          <w:highlight w:val="yellow"/>
        </w:rPr>
        <w:t>batch correction was performed</w:t>
      </w:r>
      <w:r w:rsidR="005713CE">
        <w:rPr>
          <w:rFonts w:ascii="Times New Roman" w:hAnsi="Times New Roman" w:cs="Times New Roman"/>
          <w:sz w:val="22"/>
          <w:highlight w:val="yellow"/>
        </w:rPr>
        <w:t>(</w:t>
      </w:r>
      <w:r w:rsidR="005713CE" w:rsidRPr="005713CE">
        <w:rPr>
          <w:rFonts w:ascii="Times New Roman" w:hAnsi="Times New Roman" w:cs="Times New Roman"/>
          <w:b/>
          <w:sz w:val="22"/>
          <w:highlight w:val="yellow"/>
        </w:rPr>
        <w:t>sNote3</w:t>
      </w:r>
      <w:r w:rsidR="005713CE" w:rsidRPr="005713CE">
        <w:rPr>
          <w:rFonts w:ascii="Times New Roman" w:hAnsi="Times New Roman" w:cs="Times New Roman" w:hint="eastAsia"/>
          <w:b/>
          <w:sz w:val="22"/>
          <w:highlight w:val="yellow"/>
        </w:rPr>
        <w:t>,</w:t>
      </w:r>
      <w:r w:rsidR="005713CE" w:rsidRPr="005713CE">
        <w:rPr>
          <w:rFonts w:ascii="Times New Roman" w:hAnsi="Times New Roman" w:cs="Times New Roman"/>
          <w:b/>
          <w:sz w:val="22"/>
          <w:highlight w:val="yellow"/>
        </w:rPr>
        <w:t xml:space="preserve"> tiansheng, 20181214</w:t>
      </w:r>
      <w:r w:rsidR="005713CE">
        <w:rPr>
          <w:rFonts w:ascii="Times New Roman" w:hAnsi="Times New Roman" w:cs="Times New Roman"/>
          <w:sz w:val="22"/>
          <w:highlight w:val="yellow"/>
        </w:rPr>
        <w:t>)</w:t>
      </w:r>
      <w:r w:rsidRPr="00C34823">
        <w:rPr>
          <w:rFonts w:ascii="Times New Roman" w:hAnsi="Times New Roman" w:cs="Times New Roman"/>
          <w:sz w:val="22"/>
          <w:highlight w:val="yellow"/>
        </w:rPr>
        <w:t>.</w:t>
      </w:r>
      <w:r>
        <w:rPr>
          <w:rFonts w:ascii="Times New Roman" w:hAnsi="Times New Roman" w:cs="Times New Roman"/>
          <w:sz w:val="22"/>
        </w:rPr>
        <w:t xml:space="preserve"> </w:t>
      </w:r>
      <w:r w:rsidR="006F7A55">
        <w:rPr>
          <w:rFonts w:ascii="Times New Roman" w:hAnsi="Times New Roman" w:cs="Times New Roman" w:hint="eastAsia"/>
          <w:sz w:val="22"/>
        </w:rPr>
        <w:t>Then</w:t>
      </w:r>
      <w:r w:rsidR="00C34823">
        <w:rPr>
          <w:rFonts w:ascii="Times New Roman" w:hAnsi="Times New Roman" w:cs="Times New Roman"/>
          <w:sz w:val="22"/>
        </w:rPr>
        <w:t xml:space="preserve"> we got a n</w:t>
      </w:r>
      <w:r>
        <w:rPr>
          <w:rFonts w:ascii="Times New Roman" w:hAnsi="Times New Roman" w:cs="Times New Roman"/>
          <w:sz w:val="22"/>
        </w:rPr>
        <w:t>ew data matrix (</w:t>
      </w:r>
      <w:r w:rsidRPr="00C34823">
        <w:rPr>
          <w:rFonts w:ascii="Times New Roman" w:hAnsi="Times New Roman" w:cs="Times New Roman"/>
          <w:b/>
          <w:sz w:val="22"/>
          <w:highlight w:val="yellow"/>
        </w:rPr>
        <w:t xml:space="preserve">sTable </w:t>
      </w:r>
      <w:r w:rsidR="00C34823" w:rsidRPr="00C34823">
        <w:rPr>
          <w:rFonts w:ascii="Times New Roman" w:hAnsi="Times New Roman" w:cs="Times New Roman"/>
          <w:b/>
          <w:sz w:val="22"/>
          <w:highlight w:val="yellow"/>
        </w:rPr>
        <w:t>4</w:t>
      </w:r>
      <w:r w:rsidRPr="00C34823">
        <w:rPr>
          <w:rFonts w:ascii="Times New Roman" w:hAnsi="Times New Roman" w:cs="Times New Roman"/>
          <w:b/>
          <w:sz w:val="22"/>
          <w:highlight w:val="yellow"/>
        </w:rPr>
        <w:t>, to do . liuwei</w:t>
      </w:r>
      <w:r w:rsidR="00C34823">
        <w:rPr>
          <w:rFonts w:ascii="Times New Roman" w:hAnsi="Times New Roman" w:cs="Times New Roman"/>
          <w:b/>
          <w:sz w:val="22"/>
          <w:highlight w:val="yellow"/>
        </w:rPr>
        <w:t>, 20181215</w:t>
      </w:r>
      <w:r w:rsidRPr="00C34823">
        <w:rPr>
          <w:rFonts w:ascii="Times New Roman" w:hAnsi="Times New Roman" w:cs="Times New Roman"/>
          <w:b/>
          <w:sz w:val="22"/>
          <w:highlight w:val="yellow"/>
        </w:rPr>
        <w:t>.</w:t>
      </w:r>
      <w:r>
        <w:rPr>
          <w:rFonts w:ascii="Times New Roman" w:hAnsi="Times New Roman" w:cs="Times New Roman"/>
          <w:sz w:val="22"/>
        </w:rPr>
        <w:t>)</w:t>
      </w:r>
      <w:r w:rsidR="00C34823">
        <w:rPr>
          <w:rFonts w:ascii="Times New Roman" w:hAnsi="Times New Roman" w:cs="Times New Roman"/>
          <w:sz w:val="22"/>
        </w:rPr>
        <w:t xml:space="preserve"> </w:t>
      </w:r>
      <w:r w:rsidR="00C34823">
        <w:rPr>
          <w:rFonts w:ascii="Times New Roman" w:hAnsi="Times New Roman" w:cs="Times New Roman" w:hint="eastAsia"/>
          <w:sz w:val="22"/>
        </w:rPr>
        <w:t>and</w:t>
      </w:r>
      <w:r w:rsidR="00C34823">
        <w:rPr>
          <w:rFonts w:ascii="Times New Roman" w:hAnsi="Times New Roman" w:cs="Times New Roman"/>
          <w:sz w:val="22"/>
        </w:rPr>
        <w:t xml:space="preserve"> reanalyzed batch effect using PCA. Finally, different machine</w:t>
      </w:r>
      <w:r w:rsidR="00D27427">
        <w:rPr>
          <w:rFonts w:ascii="Times New Roman" w:hAnsi="Times New Roman" w:cs="Times New Roman"/>
          <w:sz w:val="22"/>
        </w:rPr>
        <w:t>s</w:t>
      </w:r>
      <w:r w:rsidR="00C34823">
        <w:rPr>
          <w:rFonts w:ascii="Times New Roman" w:hAnsi="Times New Roman" w:cs="Times New Roman"/>
          <w:sz w:val="22"/>
        </w:rPr>
        <w:t xml:space="preserve"> </w:t>
      </w:r>
      <w:r w:rsidR="00D27427">
        <w:rPr>
          <w:rFonts w:ascii="Times New Roman" w:hAnsi="Times New Roman" w:cs="Times New Roman"/>
          <w:sz w:val="22"/>
        </w:rPr>
        <w:t>did not separate in diagram of PCA.</w:t>
      </w:r>
      <w:r>
        <w:rPr>
          <w:rFonts w:ascii="Times New Roman" w:hAnsi="Times New Roman" w:cs="Times New Roman"/>
          <w:sz w:val="22"/>
        </w:rPr>
        <w:t xml:space="preserve"> (</w:t>
      </w:r>
      <w:r w:rsidRPr="00D27427">
        <w:rPr>
          <w:rFonts w:ascii="Times New Roman" w:hAnsi="Times New Roman" w:cs="Times New Roman" w:hint="eastAsia"/>
          <w:b/>
          <w:sz w:val="22"/>
          <w:highlight w:val="yellow"/>
        </w:rPr>
        <w:t>sF</w:t>
      </w:r>
      <w:r w:rsidRPr="00D27427">
        <w:rPr>
          <w:rFonts w:ascii="Times New Roman" w:hAnsi="Times New Roman" w:cs="Times New Roman"/>
          <w:b/>
          <w:sz w:val="22"/>
          <w:highlight w:val="yellow"/>
        </w:rPr>
        <w:t xml:space="preserve">igure </w:t>
      </w:r>
      <w:bookmarkStart w:id="149" w:name="_Hlk532291780"/>
      <w:r w:rsidR="00D27427" w:rsidRPr="00D27427">
        <w:rPr>
          <w:rFonts w:ascii="Times New Roman" w:hAnsi="Times New Roman" w:cs="Times New Roman"/>
          <w:b/>
          <w:sz w:val="22"/>
          <w:highlight w:val="yellow"/>
        </w:rPr>
        <w:t>1</w:t>
      </w:r>
      <w:bookmarkEnd w:id="149"/>
      <w:r w:rsidR="00D27427" w:rsidRPr="00D27427">
        <w:rPr>
          <w:rFonts w:ascii="Times New Roman" w:hAnsi="Times New Roman" w:cs="Times New Roman"/>
          <w:b/>
          <w:sz w:val="22"/>
          <w:highlight w:val="yellow"/>
        </w:rPr>
        <w:t>C, 1D</w:t>
      </w:r>
      <w:r w:rsidR="00D27427">
        <w:rPr>
          <w:rFonts w:ascii="Times New Roman" w:hAnsi="Times New Roman" w:cs="Times New Roman" w:hint="eastAsia"/>
          <w:b/>
          <w:sz w:val="22"/>
          <w:highlight w:val="yellow"/>
        </w:rPr>
        <w:t>,</w:t>
      </w:r>
      <w:r w:rsidR="00D27427">
        <w:rPr>
          <w:rFonts w:ascii="Times New Roman" w:hAnsi="Times New Roman" w:cs="Times New Roman"/>
          <w:b/>
          <w:sz w:val="22"/>
          <w:highlight w:val="yellow"/>
        </w:rPr>
        <w:t xml:space="preserve"> </w:t>
      </w:r>
      <w:r w:rsidR="00D27427" w:rsidRPr="00D27427">
        <w:rPr>
          <w:rFonts w:ascii="Times New Roman" w:hAnsi="Times New Roman" w:cs="Times New Roman" w:hint="eastAsia"/>
          <w:b/>
          <w:sz w:val="22"/>
          <w:highlight w:val="yellow"/>
        </w:rPr>
        <w:t>liuwei</w:t>
      </w:r>
      <w:r w:rsidR="00D27427">
        <w:rPr>
          <w:rFonts w:ascii="Times New Roman" w:hAnsi="Times New Roman" w:cs="Times New Roman" w:hint="eastAsia"/>
          <w:b/>
          <w:sz w:val="22"/>
          <w:highlight w:val="yellow"/>
        </w:rPr>
        <w:t>,</w:t>
      </w:r>
      <w:r w:rsidR="00D27427">
        <w:rPr>
          <w:rFonts w:ascii="Times New Roman" w:hAnsi="Times New Roman" w:cs="Times New Roman"/>
          <w:b/>
          <w:sz w:val="22"/>
          <w:highlight w:val="yellow"/>
        </w:rPr>
        <w:t xml:space="preserve"> </w:t>
      </w:r>
      <w:r w:rsidR="00D27427" w:rsidRPr="00D27427">
        <w:rPr>
          <w:rFonts w:ascii="Times New Roman" w:hAnsi="Times New Roman" w:cs="Times New Roman" w:hint="eastAsia"/>
          <w:b/>
          <w:sz w:val="22"/>
          <w:highlight w:val="yellow"/>
        </w:rPr>
        <w:t>20181215</w:t>
      </w:r>
      <w:r>
        <w:rPr>
          <w:rFonts w:ascii="Times New Roman" w:hAnsi="Times New Roman" w:cs="Times New Roman"/>
          <w:sz w:val="22"/>
        </w:rPr>
        <w:t>)</w:t>
      </w:r>
      <w:r w:rsidR="00262A86">
        <w:rPr>
          <w:rFonts w:ascii="Times New Roman" w:hAnsi="Times New Roman" w:cs="Times New Roman"/>
          <w:sz w:val="22"/>
        </w:rPr>
        <w:t xml:space="preserve"> To confirm </w:t>
      </w:r>
      <w:r w:rsidR="00262A86">
        <w:rPr>
          <w:rFonts w:ascii="Times New Roman" w:hAnsi="Times New Roman" w:cs="Times New Roman"/>
          <w:sz w:val="22"/>
        </w:rPr>
        <w:lastRenderedPageBreak/>
        <w:t>batch-effect elimination, we compared p</w:t>
      </w:r>
      <w:r w:rsidR="00262A86" w:rsidRPr="00262A86">
        <w:rPr>
          <w:rFonts w:ascii="Times New Roman" w:hAnsi="Times New Roman" w:cs="Times New Roman"/>
          <w:sz w:val="22"/>
        </w:rPr>
        <w:t xml:space="preserve">earson </w:t>
      </w:r>
      <w:r w:rsidR="00262A86">
        <w:rPr>
          <w:rFonts w:ascii="Times New Roman" w:hAnsi="Times New Roman" w:cs="Times New Roman"/>
          <w:sz w:val="22"/>
        </w:rPr>
        <w:t>c</w:t>
      </w:r>
      <w:r w:rsidR="00262A86" w:rsidRPr="00262A86">
        <w:rPr>
          <w:rFonts w:ascii="Times New Roman" w:hAnsi="Times New Roman" w:cs="Times New Roman"/>
          <w:sz w:val="22"/>
        </w:rPr>
        <w:t xml:space="preserve">orrelation </w:t>
      </w:r>
      <w:r w:rsidR="00262A86">
        <w:rPr>
          <w:rFonts w:ascii="Times New Roman" w:hAnsi="Times New Roman" w:cs="Times New Roman"/>
          <w:sz w:val="22"/>
        </w:rPr>
        <w:t>c</w:t>
      </w:r>
      <w:r w:rsidR="00262A86" w:rsidRPr="00262A86">
        <w:rPr>
          <w:rFonts w:ascii="Times New Roman" w:hAnsi="Times New Roman" w:cs="Times New Roman"/>
          <w:sz w:val="22"/>
        </w:rPr>
        <w:t>oefficient</w:t>
      </w:r>
      <w:r w:rsidR="00262A86">
        <w:rPr>
          <w:rFonts w:ascii="Times New Roman" w:hAnsi="Times New Roman" w:cs="Times New Roman"/>
          <w:sz w:val="22"/>
        </w:rPr>
        <w:t xml:space="preserve"> of technical replicates of thyroid tissues in un-correction group with it in correction group. The p</w:t>
      </w:r>
      <w:r w:rsidR="00262A86" w:rsidRPr="00262A86">
        <w:rPr>
          <w:rFonts w:ascii="Times New Roman" w:hAnsi="Times New Roman" w:cs="Times New Roman"/>
          <w:sz w:val="22"/>
        </w:rPr>
        <w:t xml:space="preserve">earson </w:t>
      </w:r>
      <w:r w:rsidR="00262A86">
        <w:rPr>
          <w:rFonts w:ascii="Times New Roman" w:hAnsi="Times New Roman" w:cs="Times New Roman"/>
          <w:sz w:val="22"/>
        </w:rPr>
        <w:t>c</w:t>
      </w:r>
      <w:r w:rsidR="00262A86" w:rsidRPr="00262A86">
        <w:rPr>
          <w:rFonts w:ascii="Times New Roman" w:hAnsi="Times New Roman" w:cs="Times New Roman"/>
          <w:sz w:val="22"/>
        </w:rPr>
        <w:t xml:space="preserve">orrelation </w:t>
      </w:r>
      <w:r w:rsidR="00262A86">
        <w:rPr>
          <w:rFonts w:ascii="Times New Roman" w:hAnsi="Times New Roman" w:cs="Times New Roman"/>
          <w:sz w:val="22"/>
        </w:rPr>
        <w:t>c</w:t>
      </w:r>
      <w:r w:rsidR="00262A86" w:rsidRPr="00262A86">
        <w:rPr>
          <w:rFonts w:ascii="Times New Roman" w:hAnsi="Times New Roman" w:cs="Times New Roman"/>
          <w:sz w:val="22"/>
        </w:rPr>
        <w:t>oefficient</w:t>
      </w:r>
      <w:r w:rsidR="00262A86">
        <w:rPr>
          <w:rFonts w:ascii="Times New Roman" w:hAnsi="Times New Roman" w:cs="Times New Roman"/>
          <w:sz w:val="22"/>
        </w:rPr>
        <w:t xml:space="preserve"> in correction group was ###, while in un-correction group was ### (</w:t>
      </w:r>
      <w:r w:rsidR="00262A86" w:rsidRPr="00262A86">
        <w:rPr>
          <w:rFonts w:ascii="Times New Roman" w:hAnsi="Times New Roman" w:cs="Times New Roman"/>
          <w:b/>
          <w:sz w:val="22"/>
          <w:highlight w:val="yellow"/>
        </w:rPr>
        <w:t>sFigure 1E, 1F, qiushi, 20181214</w:t>
      </w:r>
      <w:r w:rsidR="00262A86">
        <w:rPr>
          <w:rFonts w:ascii="Times New Roman" w:hAnsi="Times New Roman" w:cs="Times New Roman"/>
          <w:sz w:val="22"/>
        </w:rPr>
        <w:t>), which indicated that our new matrix with no batch effect.</w:t>
      </w:r>
    </w:p>
    <w:p w14:paraId="6CE38DBF" w14:textId="4BEF123A" w:rsidR="0078271F" w:rsidRDefault="002948A7" w:rsidP="006F7A55">
      <w:pPr>
        <w:ind w:firstLine="420"/>
        <w:rPr>
          <w:rFonts w:ascii="Times New Roman" w:hAnsi="Times New Roman" w:cs="Times New Roman"/>
          <w:sz w:val="22"/>
        </w:rPr>
      </w:pPr>
      <w:r>
        <w:rPr>
          <w:rFonts w:ascii="Times New Roman" w:hAnsi="Times New Roman" w:cs="Times New Roman"/>
          <w:sz w:val="22"/>
        </w:rPr>
        <w:t xml:space="preserve">Next, </w:t>
      </w:r>
      <w:r w:rsidR="001F31E7">
        <w:rPr>
          <w:rFonts w:ascii="Times New Roman" w:hAnsi="Times New Roman" w:cs="Times New Roman"/>
          <w:sz w:val="22"/>
        </w:rPr>
        <w:t>to</w:t>
      </w:r>
      <w:r w:rsidR="006F7A55">
        <w:rPr>
          <w:rFonts w:ascii="Times New Roman" w:hAnsi="Times New Roman" w:cs="Times New Roman"/>
          <w:sz w:val="22"/>
        </w:rPr>
        <w:t xml:space="preserve"> </w:t>
      </w:r>
      <w:r>
        <w:rPr>
          <w:rFonts w:ascii="Times New Roman" w:hAnsi="Times New Roman" w:cs="Times New Roman"/>
          <w:sz w:val="22"/>
        </w:rPr>
        <w:t xml:space="preserve">accessed </w:t>
      </w:r>
      <w:r w:rsidR="006F7A55">
        <w:rPr>
          <w:rFonts w:ascii="Times New Roman" w:hAnsi="Times New Roman" w:cs="Times New Roman"/>
          <w:sz w:val="22"/>
        </w:rPr>
        <w:t>the</w:t>
      </w:r>
      <w:r w:rsidR="0078271F">
        <w:rPr>
          <w:rFonts w:ascii="Times New Roman" w:hAnsi="Times New Roman" w:cs="Times New Roman"/>
          <w:sz w:val="22"/>
        </w:rPr>
        <w:t xml:space="preserve"> </w:t>
      </w:r>
      <w:r>
        <w:rPr>
          <w:rFonts w:ascii="Times New Roman" w:hAnsi="Times New Roman" w:cs="Times New Roman"/>
          <w:sz w:val="22"/>
        </w:rPr>
        <w:t>variation</w:t>
      </w:r>
      <w:r w:rsidR="0078271F">
        <w:rPr>
          <w:rFonts w:ascii="Times New Roman" w:hAnsi="Times New Roman" w:cs="Times New Roman"/>
          <w:sz w:val="22"/>
        </w:rPr>
        <w:t xml:space="preserve"> of each protein intensity</w:t>
      </w:r>
      <w:r>
        <w:rPr>
          <w:rFonts w:ascii="Times New Roman" w:hAnsi="Times New Roman" w:cs="Times New Roman"/>
          <w:sz w:val="22"/>
        </w:rPr>
        <w:t xml:space="preserve"> using batch-corrected matrix</w:t>
      </w:r>
      <w:r w:rsidR="001F31E7">
        <w:rPr>
          <w:rFonts w:ascii="Times New Roman" w:hAnsi="Times New Roman" w:cs="Times New Roman"/>
          <w:sz w:val="22"/>
        </w:rPr>
        <w:t>, w</w:t>
      </w:r>
      <w:r>
        <w:rPr>
          <w:rFonts w:ascii="Times New Roman" w:hAnsi="Times New Roman" w:cs="Times New Roman"/>
          <w:sz w:val="22"/>
        </w:rPr>
        <w:t xml:space="preserve">e calculated the CV of </w:t>
      </w:r>
      <w:r w:rsidR="001F31E7">
        <w:rPr>
          <w:rFonts w:ascii="Times New Roman" w:hAnsi="Times New Roman" w:cs="Times New Roman"/>
          <w:sz w:val="22"/>
        </w:rPr>
        <w:t>different types of technical repliactes.</w:t>
      </w:r>
      <w:r w:rsidR="0078271F">
        <w:rPr>
          <w:rFonts w:ascii="Times New Roman" w:hAnsi="Times New Roman" w:cs="Times New Roman"/>
          <w:sz w:val="22"/>
        </w:rPr>
        <w:t xml:space="preserve"> The me</w:t>
      </w:r>
      <w:r w:rsidR="006F7A55">
        <w:rPr>
          <w:rFonts w:ascii="Times New Roman" w:hAnsi="Times New Roman" w:cs="Times New Roman"/>
          <w:sz w:val="22"/>
        </w:rPr>
        <w:t>di</w:t>
      </w:r>
      <w:r w:rsidR="0078271F">
        <w:rPr>
          <w:rFonts w:ascii="Times New Roman" w:hAnsi="Times New Roman" w:cs="Times New Roman"/>
          <w:sz w:val="22"/>
        </w:rPr>
        <w:t>an of CV was</w:t>
      </w:r>
      <w:r w:rsidR="006F7A55">
        <w:rPr>
          <w:rFonts w:ascii="Times New Roman" w:hAnsi="Times New Roman" w:cs="Times New Roman"/>
          <w:sz w:val="22"/>
        </w:rPr>
        <w:t xml:space="preserve"> ###</w:t>
      </w:r>
      <w:r w:rsidR="0078271F">
        <w:rPr>
          <w:rFonts w:ascii="Times New Roman" w:hAnsi="Times New Roman" w:cs="Times New Roman"/>
          <w:sz w:val="22"/>
        </w:rPr>
        <w:t xml:space="preserve"> in mouse liver samples</w:t>
      </w:r>
      <w:r w:rsidR="00043AF0">
        <w:rPr>
          <w:rFonts w:ascii="Times New Roman" w:hAnsi="Times New Roman" w:cs="Times New Roman" w:hint="eastAsia"/>
          <w:sz w:val="22"/>
        </w:rPr>
        <w:t>,</w:t>
      </w:r>
      <w:r w:rsidR="0078271F">
        <w:rPr>
          <w:rFonts w:ascii="Times New Roman" w:hAnsi="Times New Roman" w:cs="Times New Roman"/>
          <w:sz w:val="22"/>
        </w:rPr>
        <w:t xml:space="preserve"> </w:t>
      </w:r>
      <w:r w:rsidR="006F7A55">
        <w:rPr>
          <w:rFonts w:ascii="Times New Roman" w:hAnsi="Times New Roman" w:cs="Times New Roman"/>
          <w:sz w:val="22"/>
        </w:rPr>
        <w:t>###</w:t>
      </w:r>
      <w:r w:rsidR="0078271F">
        <w:rPr>
          <w:rFonts w:ascii="Times New Roman" w:hAnsi="Times New Roman" w:cs="Times New Roman"/>
          <w:sz w:val="22"/>
        </w:rPr>
        <w:t xml:space="preserve"> in pool samples</w:t>
      </w:r>
      <w:r w:rsidR="00043AF0">
        <w:rPr>
          <w:rFonts w:ascii="Times New Roman" w:hAnsi="Times New Roman" w:cs="Times New Roman"/>
          <w:sz w:val="22"/>
        </w:rPr>
        <w:t xml:space="preserve"> and ### in technical replicates of thyroid tissues</w:t>
      </w:r>
      <w:r w:rsidR="0078271F">
        <w:rPr>
          <w:rFonts w:ascii="Times New Roman" w:hAnsi="Times New Roman" w:cs="Times New Roman"/>
          <w:sz w:val="22"/>
        </w:rPr>
        <w:t xml:space="preserve"> (</w:t>
      </w:r>
      <w:bookmarkStart w:id="150" w:name="OLE_LINK1"/>
      <w:bookmarkStart w:id="151" w:name="OLE_LINK2"/>
      <w:r w:rsidR="0078271F" w:rsidRPr="00E1666E">
        <w:rPr>
          <w:rFonts w:ascii="Times New Roman" w:hAnsi="Times New Roman" w:cs="Times New Roman"/>
          <w:b/>
          <w:sz w:val="22"/>
          <w:highlight w:val="yellow"/>
        </w:rPr>
        <w:t>sFigure 1</w:t>
      </w:r>
      <w:bookmarkEnd w:id="150"/>
      <w:bookmarkEnd w:id="151"/>
      <w:r w:rsidR="00E1666E" w:rsidRPr="00E1666E">
        <w:rPr>
          <w:rFonts w:ascii="Times New Roman" w:hAnsi="Times New Roman" w:cs="Times New Roman"/>
          <w:b/>
          <w:sz w:val="22"/>
          <w:highlight w:val="yellow"/>
        </w:rPr>
        <w:t>G</w:t>
      </w:r>
      <w:r w:rsidR="00E1666E">
        <w:rPr>
          <w:rFonts w:ascii="Times New Roman" w:hAnsi="Times New Roman" w:cs="Times New Roman" w:hint="eastAsia"/>
          <w:b/>
          <w:sz w:val="22"/>
          <w:highlight w:val="yellow"/>
        </w:rPr>
        <w:t>,</w:t>
      </w:r>
      <w:r w:rsidR="00E1666E">
        <w:rPr>
          <w:rFonts w:ascii="Times New Roman" w:hAnsi="Times New Roman" w:cs="Times New Roman"/>
          <w:b/>
          <w:sz w:val="22"/>
          <w:highlight w:val="yellow"/>
        </w:rPr>
        <w:t xml:space="preserve"> liuwei, 20181214</w:t>
      </w:r>
      <w:r w:rsidR="0078271F">
        <w:rPr>
          <w:rFonts w:ascii="Times New Roman" w:hAnsi="Times New Roman" w:cs="Times New Roman"/>
          <w:sz w:val="22"/>
        </w:rPr>
        <w:t>) and more details were in</w:t>
      </w:r>
      <w:r w:rsidR="0078271F" w:rsidRPr="00F22F5A">
        <w:rPr>
          <w:rFonts w:ascii="Times New Roman" w:hAnsi="Times New Roman" w:cs="Times New Roman"/>
          <w:b/>
          <w:sz w:val="22"/>
        </w:rPr>
        <w:t xml:space="preserve"> </w:t>
      </w:r>
      <w:r w:rsidR="0078271F" w:rsidRPr="00D22D77">
        <w:rPr>
          <w:rFonts w:ascii="Times New Roman" w:hAnsi="Times New Roman" w:cs="Times New Roman"/>
          <w:b/>
          <w:sz w:val="22"/>
          <w:highlight w:val="yellow"/>
        </w:rPr>
        <w:t xml:space="preserve">supplemental table </w:t>
      </w:r>
      <w:r w:rsidR="00E1666E">
        <w:rPr>
          <w:rFonts w:ascii="Times New Roman" w:hAnsi="Times New Roman" w:cs="Times New Roman"/>
          <w:b/>
          <w:sz w:val="22"/>
          <w:highlight w:val="yellow"/>
        </w:rPr>
        <w:t>5</w:t>
      </w:r>
      <w:r w:rsidR="00D22D77" w:rsidRPr="00D22D77">
        <w:rPr>
          <w:rFonts w:ascii="Times New Roman" w:hAnsi="Times New Roman" w:cs="Times New Roman"/>
          <w:b/>
          <w:sz w:val="22"/>
          <w:highlight w:val="yellow"/>
        </w:rPr>
        <w:t>(liuwei, 20181214</w:t>
      </w:r>
      <w:r w:rsidR="00D22D77">
        <w:rPr>
          <w:rFonts w:ascii="Times New Roman" w:hAnsi="Times New Roman" w:cs="Times New Roman"/>
          <w:b/>
          <w:sz w:val="22"/>
        </w:rPr>
        <w:t>)</w:t>
      </w:r>
      <w:r w:rsidR="0078271F">
        <w:rPr>
          <w:rFonts w:ascii="Times New Roman" w:hAnsi="Times New Roman" w:cs="Times New Roman"/>
          <w:sz w:val="22"/>
        </w:rPr>
        <w:t>.</w:t>
      </w:r>
      <w:r w:rsidR="001F31E7" w:rsidRPr="001F31E7">
        <w:t xml:space="preserve"> </w:t>
      </w:r>
      <w:r w:rsidR="001F31E7" w:rsidRPr="001F31E7">
        <w:rPr>
          <w:rFonts w:ascii="Times New Roman" w:hAnsi="Times New Roman" w:cs="Times New Roman"/>
          <w:sz w:val="22"/>
        </w:rPr>
        <w:t>The overall median technical variation expected for the same tissue sample</w:t>
      </w:r>
      <w:r w:rsidR="001F31E7">
        <w:rPr>
          <w:rFonts w:ascii="Times New Roman" w:hAnsi="Times New Roman" w:cs="Times New Roman" w:hint="eastAsia"/>
          <w:sz w:val="22"/>
        </w:rPr>
        <w:t>s</w:t>
      </w:r>
      <w:r w:rsidR="001F31E7" w:rsidRPr="001F31E7">
        <w:rPr>
          <w:rFonts w:ascii="Times New Roman" w:hAnsi="Times New Roman" w:cs="Times New Roman"/>
          <w:sz w:val="22"/>
        </w:rPr>
        <w:t xml:space="preserve"> measured </w:t>
      </w:r>
      <w:r w:rsidR="001F31E7">
        <w:rPr>
          <w:rFonts w:ascii="Times New Roman" w:hAnsi="Times New Roman" w:cs="Times New Roman"/>
          <w:sz w:val="22"/>
        </w:rPr>
        <w:t>through</w:t>
      </w:r>
      <w:r w:rsidR="001F31E7" w:rsidRPr="001F31E7">
        <w:rPr>
          <w:rFonts w:ascii="Times New Roman" w:hAnsi="Times New Roman" w:cs="Times New Roman"/>
          <w:sz w:val="22"/>
        </w:rPr>
        <w:t xml:space="preserve"> the </w:t>
      </w:r>
      <w:r w:rsidR="000762C6">
        <w:rPr>
          <w:rFonts w:ascii="Times New Roman" w:hAnsi="Times New Roman" w:cs="Times New Roman"/>
          <w:sz w:val="22"/>
        </w:rPr>
        <w:t>FFPE-PCT-DIA</w:t>
      </w:r>
      <w:r w:rsidR="001F31E7" w:rsidRPr="001F31E7">
        <w:rPr>
          <w:rFonts w:ascii="Times New Roman" w:hAnsi="Times New Roman" w:cs="Times New Roman"/>
          <w:sz w:val="22"/>
        </w:rPr>
        <w:t xml:space="preserve"> workflow</w:t>
      </w:r>
      <w:r w:rsidR="006A6C2D">
        <w:rPr>
          <w:rFonts w:ascii="Times New Roman" w:hAnsi="Times New Roman" w:cs="Times New Roman"/>
          <w:sz w:val="22"/>
        </w:rPr>
        <w:t>. We finally tested CV of biological thyroid triplicates. T</w:t>
      </w:r>
      <w:r w:rsidR="00AB7879">
        <w:rPr>
          <w:rFonts w:ascii="Times New Roman" w:hAnsi="Times New Roman" w:cs="Times New Roman"/>
          <w:sz w:val="22"/>
        </w:rPr>
        <w:t xml:space="preserve">he median CV </w:t>
      </w:r>
      <w:r w:rsidR="00AB7879">
        <w:rPr>
          <w:rFonts w:ascii="Times New Roman" w:hAnsi="Times New Roman" w:cs="Times New Roman" w:hint="eastAsia"/>
          <w:sz w:val="22"/>
        </w:rPr>
        <w:t>value</w:t>
      </w:r>
      <w:r w:rsidR="00AB7879">
        <w:rPr>
          <w:rFonts w:ascii="Times New Roman" w:hAnsi="Times New Roman" w:cs="Times New Roman"/>
          <w:sz w:val="22"/>
        </w:rPr>
        <w:t xml:space="preserve"> of biological triplicates was </w:t>
      </w:r>
      <w:r w:rsidR="00AB7879">
        <w:rPr>
          <w:rFonts w:ascii="Times New Roman" w:hAnsi="Times New Roman" w:cs="Times New Roman" w:hint="eastAsia"/>
          <w:sz w:val="22"/>
        </w:rPr>
        <w:t>###</w:t>
      </w:r>
      <w:r w:rsidR="00AB7879">
        <w:rPr>
          <w:rFonts w:ascii="Times New Roman" w:hAnsi="Times New Roman" w:cs="Times New Roman"/>
          <w:sz w:val="22"/>
        </w:rPr>
        <w:t xml:space="preserve"> which associated with biology of thyroid disease and the details were in </w:t>
      </w:r>
      <w:r w:rsidR="00AB7879" w:rsidRPr="00AB7879">
        <w:rPr>
          <w:rFonts w:ascii="Times New Roman" w:hAnsi="Times New Roman" w:cs="Times New Roman"/>
          <w:b/>
          <w:sz w:val="22"/>
          <w:highlight w:val="yellow"/>
        </w:rPr>
        <w:t>supplemental table5</w:t>
      </w:r>
      <w:r w:rsidR="00AB7879">
        <w:rPr>
          <w:rFonts w:ascii="Times New Roman" w:hAnsi="Times New Roman" w:cs="Times New Roman"/>
          <w:sz w:val="22"/>
        </w:rPr>
        <w:t xml:space="preserve"> (</w:t>
      </w:r>
      <w:r w:rsidR="00AB7879" w:rsidRPr="00AB7879">
        <w:rPr>
          <w:rFonts w:ascii="Times New Roman" w:hAnsi="Times New Roman" w:cs="Times New Roman" w:hint="eastAsia"/>
          <w:b/>
          <w:sz w:val="22"/>
          <w:highlight w:val="yellow"/>
        </w:rPr>
        <w:t>s</w:t>
      </w:r>
      <w:r w:rsidR="00AB7879" w:rsidRPr="00AB7879">
        <w:rPr>
          <w:rFonts w:ascii="Times New Roman" w:hAnsi="Times New Roman" w:cs="Times New Roman"/>
          <w:b/>
          <w:sz w:val="22"/>
          <w:highlight w:val="yellow"/>
        </w:rPr>
        <w:t>Figrue H, liuwei,20181214</w:t>
      </w:r>
      <w:r w:rsidR="00AB7879">
        <w:rPr>
          <w:rFonts w:ascii="Times New Roman" w:hAnsi="Times New Roman" w:cs="Times New Roman"/>
          <w:sz w:val="22"/>
        </w:rPr>
        <w:t>).</w:t>
      </w:r>
    </w:p>
    <w:p w14:paraId="3131F384" w14:textId="77777777" w:rsidR="00FC0578" w:rsidRPr="006E0019" w:rsidRDefault="00FC0578" w:rsidP="002C1C9B">
      <w:pPr>
        <w:widowControl/>
        <w:jc w:val="left"/>
        <w:rPr>
          <w:rFonts w:ascii="Times New Roman" w:hAnsi="Times New Roman" w:cs="Times New Roman"/>
          <w:b/>
          <w:sz w:val="22"/>
        </w:rPr>
      </w:pPr>
    </w:p>
    <w:p w14:paraId="37F93D64" w14:textId="6B346136" w:rsidR="004F742C" w:rsidRPr="006E0019" w:rsidRDefault="009C5C82" w:rsidP="002C1C9B">
      <w:pPr>
        <w:widowControl/>
        <w:jc w:val="left"/>
        <w:rPr>
          <w:rFonts w:ascii="Times New Roman" w:hAnsi="Times New Roman" w:cs="Times New Roman"/>
          <w:b/>
          <w:sz w:val="22"/>
        </w:rPr>
      </w:pPr>
      <w:r>
        <w:rPr>
          <w:rFonts w:ascii="Times New Roman" w:hAnsi="Times New Roman" w:cs="Times New Roman" w:hint="eastAsia"/>
          <w:b/>
          <w:sz w:val="22"/>
        </w:rPr>
        <w:t>C</w:t>
      </w:r>
      <w:r w:rsidR="00187D12">
        <w:rPr>
          <w:rFonts w:ascii="Times New Roman" w:hAnsi="Times New Roman" w:cs="Times New Roman"/>
          <w:b/>
          <w:sz w:val="22"/>
        </w:rPr>
        <w:t>lassif</w:t>
      </w:r>
      <w:r>
        <w:rPr>
          <w:rFonts w:ascii="Times New Roman" w:hAnsi="Times New Roman" w:cs="Times New Roman"/>
          <w:b/>
          <w:sz w:val="22"/>
        </w:rPr>
        <w:t>ication of subtypes of thyroid tissues by PCA</w:t>
      </w:r>
      <w:r w:rsidR="004F742C" w:rsidRPr="006E0019">
        <w:rPr>
          <w:rFonts w:ascii="Times New Roman" w:hAnsi="Times New Roman" w:cs="Times New Roman"/>
          <w:b/>
          <w:sz w:val="22"/>
        </w:rPr>
        <w:t xml:space="preserve"> analysis</w:t>
      </w:r>
    </w:p>
    <w:p w14:paraId="0D9F53CB" w14:textId="6431685C" w:rsidR="004F742C" w:rsidRDefault="00647D37">
      <w:pPr>
        <w:rPr>
          <w:rFonts w:ascii="Times New Roman" w:hAnsi="Times New Roman" w:cs="Times New Roman"/>
          <w:sz w:val="22"/>
        </w:rPr>
      </w:pPr>
      <w:r>
        <w:rPr>
          <w:rFonts w:ascii="Times New Roman" w:hAnsi="Times New Roman" w:cs="Times New Roman" w:hint="eastAsia"/>
          <w:sz w:val="22"/>
        </w:rPr>
        <w:t>T</w:t>
      </w:r>
      <w:r>
        <w:rPr>
          <w:rFonts w:ascii="Times New Roman" w:hAnsi="Times New Roman" w:cs="Times New Roman"/>
          <w:sz w:val="22"/>
        </w:rPr>
        <w:t xml:space="preserve">o stratify the different types of thyroid disease by proteomic profile, PCA analysis was applied. </w:t>
      </w:r>
      <w:r w:rsidR="00DC0258">
        <w:rPr>
          <w:rFonts w:ascii="Times New Roman" w:hAnsi="Times New Roman" w:cs="Times New Roman"/>
          <w:sz w:val="22"/>
        </w:rPr>
        <w:t xml:space="preserve">First of all, </w:t>
      </w:r>
      <w:r>
        <w:rPr>
          <w:rFonts w:ascii="Times New Roman" w:hAnsi="Times New Roman" w:cs="Times New Roman"/>
          <w:sz w:val="22"/>
        </w:rPr>
        <w:t xml:space="preserve">we </w:t>
      </w:r>
      <w:r w:rsidR="00DC0258">
        <w:rPr>
          <w:rFonts w:ascii="Times New Roman" w:hAnsi="Times New Roman" w:cs="Times New Roman" w:hint="eastAsia"/>
          <w:sz w:val="22"/>
        </w:rPr>
        <w:t>com</w:t>
      </w:r>
      <w:r w:rsidR="00DC0258">
        <w:rPr>
          <w:rFonts w:ascii="Times New Roman" w:hAnsi="Times New Roman" w:cs="Times New Roman"/>
          <w:sz w:val="22"/>
        </w:rPr>
        <w:t xml:space="preserve">pared the five different types of thyroid disease by </w:t>
      </w:r>
      <w:r w:rsidR="00EB4CE2">
        <w:rPr>
          <w:rFonts w:ascii="Times New Roman" w:hAnsi="Times New Roman" w:cs="Times New Roman"/>
          <w:sz w:val="22"/>
        </w:rPr>
        <w:t xml:space="preserve">PCA and </w:t>
      </w:r>
      <w:r w:rsidR="004F742C" w:rsidRPr="006E0019">
        <w:rPr>
          <w:rFonts w:ascii="Times New Roman" w:hAnsi="Times New Roman" w:cs="Times New Roman"/>
          <w:sz w:val="22"/>
        </w:rPr>
        <w:t xml:space="preserve">found </w:t>
      </w:r>
      <w:r>
        <w:rPr>
          <w:rFonts w:ascii="Times New Roman" w:hAnsi="Times New Roman" w:cs="Times New Roman"/>
          <w:sz w:val="22"/>
        </w:rPr>
        <w:t xml:space="preserve">that </w:t>
      </w:r>
      <w:r w:rsidR="00E75B76">
        <w:rPr>
          <w:rFonts w:ascii="Times New Roman" w:hAnsi="Times New Roman" w:cs="Times New Roman"/>
          <w:sz w:val="22"/>
        </w:rPr>
        <w:t>some of them</w:t>
      </w:r>
      <w:r w:rsidR="004F742C" w:rsidRPr="006E0019">
        <w:rPr>
          <w:rFonts w:ascii="Times New Roman" w:hAnsi="Times New Roman" w:cs="Times New Roman"/>
          <w:sz w:val="22"/>
        </w:rPr>
        <w:t xml:space="preserve"> c</w:t>
      </w:r>
      <w:r>
        <w:rPr>
          <w:rFonts w:ascii="Times New Roman" w:hAnsi="Times New Roman" w:cs="Times New Roman"/>
          <w:sz w:val="22"/>
        </w:rPr>
        <w:t>ould</w:t>
      </w:r>
      <w:r w:rsidR="004F742C" w:rsidRPr="006E0019">
        <w:rPr>
          <w:rFonts w:ascii="Times New Roman" w:hAnsi="Times New Roman" w:cs="Times New Roman"/>
          <w:sz w:val="22"/>
        </w:rPr>
        <w:t xml:space="preserve"> not </w:t>
      </w:r>
      <w:r w:rsidR="00DC0258">
        <w:rPr>
          <w:rFonts w:ascii="Times New Roman" w:hAnsi="Times New Roman" w:cs="Times New Roman"/>
          <w:sz w:val="22"/>
        </w:rPr>
        <w:t xml:space="preserve">be </w:t>
      </w:r>
      <w:r w:rsidR="004F742C" w:rsidRPr="006E0019">
        <w:rPr>
          <w:rFonts w:ascii="Times New Roman" w:hAnsi="Times New Roman" w:cs="Times New Roman"/>
          <w:sz w:val="22"/>
        </w:rPr>
        <w:t>well resolve</w:t>
      </w:r>
      <w:r w:rsidR="00DC0258">
        <w:rPr>
          <w:rFonts w:ascii="Times New Roman" w:hAnsi="Times New Roman" w:cs="Times New Roman"/>
          <w:sz w:val="22"/>
        </w:rPr>
        <w:t>d</w:t>
      </w:r>
      <w:r>
        <w:rPr>
          <w:rFonts w:ascii="Times New Roman" w:hAnsi="Times New Roman" w:cs="Times New Roman"/>
          <w:sz w:val="22"/>
        </w:rPr>
        <w:t xml:space="preserve"> </w:t>
      </w:r>
      <w:r w:rsidR="004F742C" w:rsidRPr="006E0019">
        <w:rPr>
          <w:rFonts w:ascii="Times New Roman" w:hAnsi="Times New Roman" w:cs="Times New Roman"/>
          <w:sz w:val="22"/>
        </w:rPr>
        <w:t>(</w:t>
      </w:r>
      <w:r w:rsidR="004F742C" w:rsidRPr="00911A15">
        <w:rPr>
          <w:rFonts w:ascii="Times New Roman" w:hAnsi="Times New Roman" w:cs="Times New Roman"/>
          <w:b/>
          <w:sz w:val="22"/>
          <w:highlight w:val="yellow"/>
        </w:rPr>
        <w:t>Fig</w:t>
      </w:r>
      <w:r w:rsidR="008948F0" w:rsidRPr="00911A15">
        <w:rPr>
          <w:rFonts w:ascii="Times New Roman" w:hAnsi="Times New Roman" w:cs="Times New Roman"/>
          <w:b/>
          <w:sz w:val="22"/>
          <w:highlight w:val="yellow"/>
        </w:rPr>
        <w:t>ure</w:t>
      </w:r>
      <w:r w:rsidR="004F742C" w:rsidRPr="00911A15">
        <w:rPr>
          <w:rFonts w:ascii="Times New Roman" w:hAnsi="Times New Roman" w:cs="Times New Roman"/>
          <w:b/>
          <w:sz w:val="22"/>
          <w:highlight w:val="yellow"/>
        </w:rPr>
        <w:t xml:space="preserve"> 2</w:t>
      </w:r>
      <w:r w:rsidRPr="00911A15">
        <w:rPr>
          <w:rFonts w:ascii="Times New Roman" w:hAnsi="Times New Roman" w:cs="Times New Roman" w:hint="eastAsia"/>
          <w:b/>
          <w:sz w:val="22"/>
          <w:highlight w:val="yellow"/>
        </w:rPr>
        <w:t>A</w:t>
      </w:r>
      <w:r w:rsidR="00911A15" w:rsidRPr="00911A15">
        <w:rPr>
          <w:rFonts w:ascii="Times New Roman" w:hAnsi="Times New Roman" w:cs="Times New Roman" w:hint="eastAsia"/>
          <w:b/>
          <w:sz w:val="22"/>
          <w:highlight w:val="yellow"/>
        </w:rPr>
        <w:t>,</w:t>
      </w:r>
      <w:r w:rsidR="00911A15" w:rsidRPr="00911A15">
        <w:rPr>
          <w:rFonts w:ascii="Times New Roman" w:hAnsi="Times New Roman" w:cs="Times New Roman"/>
          <w:b/>
          <w:sz w:val="22"/>
          <w:highlight w:val="yellow"/>
        </w:rPr>
        <w:t xml:space="preserve"> </w:t>
      </w:r>
      <w:r w:rsidR="00911A15" w:rsidRPr="00911A15">
        <w:rPr>
          <w:rFonts w:ascii="Times New Roman" w:hAnsi="Times New Roman" w:cs="Times New Roman" w:hint="eastAsia"/>
          <w:b/>
          <w:sz w:val="22"/>
          <w:highlight w:val="yellow"/>
        </w:rPr>
        <w:t>weigang</w:t>
      </w:r>
      <w:r w:rsidR="00911A15" w:rsidRPr="00911A15">
        <w:rPr>
          <w:rFonts w:ascii="Times New Roman" w:hAnsi="Times New Roman" w:cs="Times New Roman"/>
          <w:b/>
          <w:sz w:val="22"/>
          <w:highlight w:val="yellow"/>
        </w:rPr>
        <w:t>, 20181214</w:t>
      </w:r>
      <w:r w:rsidR="004F742C" w:rsidRPr="006E0019">
        <w:rPr>
          <w:rFonts w:ascii="Times New Roman" w:hAnsi="Times New Roman" w:cs="Times New Roman"/>
          <w:sz w:val="22"/>
        </w:rPr>
        <w:t xml:space="preserve">). </w:t>
      </w:r>
      <w:r w:rsidR="00531CD3">
        <w:rPr>
          <w:rFonts w:ascii="Times New Roman" w:hAnsi="Times New Roman" w:cs="Times New Roman"/>
          <w:sz w:val="22"/>
        </w:rPr>
        <w:t xml:space="preserve">Then </w:t>
      </w:r>
      <w:r w:rsidR="004F742C" w:rsidRPr="006E0019">
        <w:rPr>
          <w:rFonts w:ascii="Times New Roman" w:hAnsi="Times New Roman" w:cs="Times New Roman"/>
          <w:sz w:val="22"/>
        </w:rPr>
        <w:t xml:space="preserve">we </w:t>
      </w:r>
      <w:r>
        <w:rPr>
          <w:rFonts w:ascii="Times New Roman" w:hAnsi="Times New Roman" w:cs="Times New Roman" w:hint="eastAsia"/>
          <w:sz w:val="22"/>
        </w:rPr>
        <w:t>c</w:t>
      </w:r>
      <w:r>
        <w:rPr>
          <w:rFonts w:ascii="Times New Roman" w:hAnsi="Times New Roman" w:cs="Times New Roman"/>
          <w:sz w:val="22"/>
        </w:rPr>
        <w:t>ombined normal thyroid, multinodular goiter and follicular adenoma as benign group and follicular thyroid carcinoma and papillary thyroid carcinoma as malignant group</w:t>
      </w:r>
      <w:r w:rsidR="00EB4CE2">
        <w:rPr>
          <w:rFonts w:ascii="Times New Roman" w:hAnsi="Times New Roman" w:cs="Times New Roman"/>
          <w:sz w:val="22"/>
        </w:rPr>
        <w:t xml:space="preserve"> and the</w:t>
      </w:r>
      <w:r>
        <w:rPr>
          <w:rFonts w:ascii="Times New Roman" w:hAnsi="Times New Roman" w:cs="Times New Roman"/>
          <w:sz w:val="22"/>
        </w:rPr>
        <w:t xml:space="preserve"> result showed that these two group</w:t>
      </w:r>
      <w:r w:rsidR="00EB4CE2">
        <w:rPr>
          <w:rFonts w:ascii="Times New Roman" w:hAnsi="Times New Roman" w:cs="Times New Roman"/>
          <w:sz w:val="22"/>
        </w:rPr>
        <w:t>s</w:t>
      </w:r>
      <w:r>
        <w:rPr>
          <w:rFonts w:ascii="Times New Roman" w:hAnsi="Times New Roman" w:cs="Times New Roman"/>
          <w:sz w:val="22"/>
        </w:rPr>
        <w:t xml:space="preserve"> could be partly separated</w:t>
      </w:r>
      <w:r w:rsidR="00531CD3">
        <w:rPr>
          <w:rFonts w:ascii="Times New Roman" w:hAnsi="Times New Roman" w:cs="Times New Roman"/>
          <w:sz w:val="22"/>
        </w:rPr>
        <w:t>, unfortunately,</w:t>
      </w:r>
      <w:r w:rsidR="00DC47C9">
        <w:rPr>
          <w:rFonts w:ascii="Times New Roman" w:hAnsi="Times New Roman" w:cs="Times New Roman"/>
          <w:sz w:val="22"/>
        </w:rPr>
        <w:t xml:space="preserve"> some of the patients were</w:t>
      </w:r>
      <w:r w:rsidR="005906DF">
        <w:rPr>
          <w:rFonts w:ascii="Times New Roman" w:hAnsi="Times New Roman" w:cs="Times New Roman"/>
          <w:sz w:val="22"/>
        </w:rPr>
        <w:t xml:space="preserve"> still</w:t>
      </w:r>
      <w:r w:rsidR="00DC47C9">
        <w:rPr>
          <w:rFonts w:ascii="Times New Roman" w:hAnsi="Times New Roman" w:cs="Times New Roman"/>
          <w:sz w:val="22"/>
        </w:rPr>
        <w:t xml:space="preserve"> overlapped</w:t>
      </w:r>
      <w:r w:rsidR="001C6007">
        <w:rPr>
          <w:rFonts w:ascii="Times New Roman" w:hAnsi="Times New Roman" w:cs="Times New Roman"/>
          <w:sz w:val="22"/>
        </w:rPr>
        <w:t xml:space="preserve"> (</w:t>
      </w:r>
      <w:r w:rsidR="001C6007" w:rsidRPr="006E0019">
        <w:rPr>
          <w:rFonts w:ascii="Times New Roman" w:hAnsi="Times New Roman" w:cs="Times New Roman"/>
          <w:b/>
          <w:sz w:val="22"/>
        </w:rPr>
        <w:t>Fig</w:t>
      </w:r>
      <w:r w:rsidR="001C6007">
        <w:rPr>
          <w:rFonts w:ascii="Times New Roman" w:hAnsi="Times New Roman" w:cs="Times New Roman"/>
          <w:b/>
          <w:sz w:val="22"/>
        </w:rPr>
        <w:t>ure</w:t>
      </w:r>
      <w:r w:rsidR="001C6007" w:rsidRPr="006E0019">
        <w:rPr>
          <w:rFonts w:ascii="Times New Roman" w:hAnsi="Times New Roman" w:cs="Times New Roman"/>
          <w:b/>
          <w:sz w:val="22"/>
        </w:rPr>
        <w:t xml:space="preserve"> 2B</w:t>
      </w:r>
      <w:r w:rsidR="00911A15" w:rsidRPr="00911A15">
        <w:rPr>
          <w:rFonts w:ascii="Times New Roman" w:hAnsi="Times New Roman" w:cs="Times New Roman" w:hint="eastAsia"/>
          <w:b/>
          <w:sz w:val="22"/>
          <w:highlight w:val="yellow"/>
        </w:rPr>
        <w:t xml:space="preserve"> weigang</w:t>
      </w:r>
      <w:r w:rsidR="00911A15" w:rsidRPr="00911A15">
        <w:rPr>
          <w:rFonts w:ascii="Times New Roman" w:hAnsi="Times New Roman" w:cs="Times New Roman"/>
          <w:b/>
          <w:sz w:val="22"/>
          <w:highlight w:val="yellow"/>
        </w:rPr>
        <w:t>, 20181214</w:t>
      </w:r>
      <w:r w:rsidR="001C6007">
        <w:rPr>
          <w:rFonts w:ascii="Times New Roman" w:hAnsi="Times New Roman" w:cs="Times New Roman"/>
          <w:sz w:val="22"/>
        </w:rPr>
        <w:t>)</w:t>
      </w:r>
      <w:r>
        <w:rPr>
          <w:rFonts w:ascii="Times New Roman" w:hAnsi="Times New Roman" w:cs="Times New Roman"/>
          <w:sz w:val="22"/>
        </w:rPr>
        <w:t xml:space="preserve">. </w:t>
      </w:r>
      <w:r w:rsidR="00531CD3">
        <w:rPr>
          <w:rFonts w:ascii="Times New Roman" w:hAnsi="Times New Roman" w:cs="Times New Roman"/>
          <w:sz w:val="22"/>
        </w:rPr>
        <w:t xml:space="preserve">According to the previous result, we speculated that it was follicular adenoma that </w:t>
      </w:r>
      <w:r w:rsidR="005906DF">
        <w:rPr>
          <w:rFonts w:ascii="Times New Roman" w:hAnsi="Times New Roman" w:cs="Times New Roman"/>
          <w:sz w:val="22"/>
        </w:rPr>
        <w:t>was at</w:t>
      </w:r>
      <w:r w:rsidR="00531CD3">
        <w:rPr>
          <w:rFonts w:ascii="Times New Roman" w:hAnsi="Times New Roman" w:cs="Times New Roman"/>
          <w:sz w:val="22"/>
        </w:rPr>
        <w:t>tribute</w:t>
      </w:r>
      <w:r w:rsidR="005906DF">
        <w:rPr>
          <w:rFonts w:ascii="Times New Roman" w:hAnsi="Times New Roman" w:cs="Times New Roman"/>
          <w:sz w:val="22"/>
        </w:rPr>
        <w:t>d</w:t>
      </w:r>
      <w:r w:rsidR="00531CD3">
        <w:rPr>
          <w:rFonts w:ascii="Times New Roman" w:hAnsi="Times New Roman" w:cs="Times New Roman"/>
          <w:sz w:val="22"/>
        </w:rPr>
        <w:t xml:space="preserve"> to the overlap. Furthermore, we </w:t>
      </w:r>
      <w:r w:rsidR="001C6007">
        <w:rPr>
          <w:rFonts w:ascii="Times New Roman" w:hAnsi="Times New Roman" w:cs="Times New Roman"/>
          <w:sz w:val="22"/>
        </w:rPr>
        <w:t>isolated follicular adenoma from the benign group and re-analyzed using PCA. NM group could be separated with CP group, and A was pervaded in both of the two groups</w:t>
      </w:r>
      <w:r w:rsidR="00A05078">
        <w:rPr>
          <w:rFonts w:ascii="Times New Roman" w:hAnsi="Times New Roman" w:cs="Times New Roman"/>
          <w:sz w:val="22"/>
        </w:rPr>
        <w:t xml:space="preserve"> (</w:t>
      </w:r>
      <w:r w:rsidR="00A05078" w:rsidRPr="00A05078">
        <w:rPr>
          <w:rFonts w:ascii="Times New Roman" w:hAnsi="Times New Roman" w:cs="Times New Roman"/>
          <w:b/>
          <w:sz w:val="22"/>
        </w:rPr>
        <w:t>Figure 2C</w:t>
      </w:r>
      <w:r w:rsidR="00911A15" w:rsidRPr="00911A15">
        <w:rPr>
          <w:rFonts w:ascii="Times New Roman" w:hAnsi="Times New Roman" w:cs="Times New Roman" w:hint="eastAsia"/>
          <w:b/>
          <w:sz w:val="22"/>
          <w:highlight w:val="yellow"/>
        </w:rPr>
        <w:t xml:space="preserve"> weigang</w:t>
      </w:r>
      <w:r w:rsidR="00911A15" w:rsidRPr="00911A15">
        <w:rPr>
          <w:rFonts w:ascii="Times New Roman" w:hAnsi="Times New Roman" w:cs="Times New Roman"/>
          <w:b/>
          <w:sz w:val="22"/>
          <w:highlight w:val="yellow"/>
        </w:rPr>
        <w:t>, 20181214</w:t>
      </w:r>
      <w:r w:rsidR="00A05078">
        <w:rPr>
          <w:rFonts w:ascii="Times New Roman" w:hAnsi="Times New Roman" w:cs="Times New Roman"/>
          <w:sz w:val="22"/>
        </w:rPr>
        <w:t>)</w:t>
      </w:r>
      <w:r w:rsidR="001C6007">
        <w:rPr>
          <w:rFonts w:ascii="Times New Roman" w:hAnsi="Times New Roman" w:cs="Times New Roman"/>
          <w:sz w:val="22"/>
        </w:rPr>
        <w:t>. Finally, we performed</w:t>
      </w:r>
      <w:r w:rsidR="004F742C" w:rsidRPr="006E0019">
        <w:rPr>
          <w:rFonts w:ascii="Times New Roman" w:hAnsi="Times New Roman" w:cs="Times New Roman"/>
          <w:sz w:val="22"/>
        </w:rPr>
        <w:t xml:space="preserve"> ten pair-wise comparison</w:t>
      </w:r>
      <w:r w:rsidR="001C6007">
        <w:rPr>
          <w:rFonts w:ascii="Times New Roman" w:hAnsi="Times New Roman" w:cs="Times New Roman"/>
          <w:sz w:val="22"/>
        </w:rPr>
        <w:t xml:space="preserve"> and it is showed that CN and CP </w:t>
      </w:r>
      <w:r w:rsidR="001C6007">
        <w:rPr>
          <w:rFonts w:ascii="Times New Roman" w:hAnsi="Times New Roman" w:cs="Times New Roman" w:hint="eastAsia"/>
          <w:sz w:val="22"/>
        </w:rPr>
        <w:t>could</w:t>
      </w:r>
      <w:r w:rsidR="001C6007">
        <w:rPr>
          <w:rFonts w:ascii="Times New Roman" w:hAnsi="Times New Roman" w:cs="Times New Roman"/>
          <w:sz w:val="22"/>
        </w:rPr>
        <w:t xml:space="preserve"> be well distinguished by PCA, however, AC</w:t>
      </w:r>
      <w:r w:rsidR="007F00BA">
        <w:rPr>
          <w:rFonts w:ascii="Times New Roman" w:hAnsi="Times New Roman" w:cs="Times New Roman"/>
          <w:sz w:val="22"/>
        </w:rPr>
        <w:t xml:space="preserve"> and NM</w:t>
      </w:r>
      <w:r w:rsidR="001C6007">
        <w:rPr>
          <w:rFonts w:ascii="Times New Roman" w:hAnsi="Times New Roman" w:cs="Times New Roman"/>
          <w:sz w:val="22"/>
        </w:rPr>
        <w:t xml:space="preserve"> could not </w:t>
      </w:r>
      <w:r w:rsidR="001C6007" w:rsidRPr="00C96BE7">
        <w:rPr>
          <w:rFonts w:ascii="Times New Roman" w:hAnsi="Times New Roman" w:cs="Times New Roman"/>
          <w:sz w:val="22"/>
        </w:rPr>
        <w:t>(</w:t>
      </w:r>
      <w:r w:rsidR="001C6007" w:rsidRPr="00C96BE7">
        <w:rPr>
          <w:rFonts w:ascii="Times New Roman" w:hAnsi="Times New Roman" w:cs="Times New Roman"/>
          <w:b/>
          <w:sz w:val="22"/>
        </w:rPr>
        <w:t>Fig</w:t>
      </w:r>
      <w:r w:rsidR="001C6007">
        <w:rPr>
          <w:rFonts w:ascii="Times New Roman" w:hAnsi="Times New Roman" w:cs="Times New Roman"/>
          <w:b/>
          <w:sz w:val="22"/>
        </w:rPr>
        <w:t>ure</w:t>
      </w:r>
      <w:r w:rsidR="003F4A10">
        <w:rPr>
          <w:rFonts w:ascii="Times New Roman" w:hAnsi="Times New Roman" w:cs="Times New Roman"/>
          <w:b/>
          <w:sz w:val="22"/>
        </w:rPr>
        <w:t xml:space="preserve"> </w:t>
      </w:r>
      <w:r w:rsidR="001C6007">
        <w:rPr>
          <w:rFonts w:ascii="Times New Roman" w:hAnsi="Times New Roman" w:cs="Times New Roman"/>
          <w:b/>
          <w:sz w:val="22"/>
        </w:rPr>
        <w:t>2</w:t>
      </w:r>
      <w:r w:rsidR="001C6007" w:rsidRPr="00C96BE7">
        <w:rPr>
          <w:rFonts w:ascii="Times New Roman" w:hAnsi="Times New Roman" w:cs="Times New Roman"/>
          <w:b/>
          <w:sz w:val="22"/>
        </w:rPr>
        <w:t xml:space="preserve">D, </w:t>
      </w:r>
      <w:r w:rsidR="001C6007">
        <w:rPr>
          <w:rFonts w:ascii="Times New Roman" w:hAnsi="Times New Roman" w:cs="Times New Roman"/>
          <w:b/>
          <w:sz w:val="22"/>
        </w:rPr>
        <w:t>2</w:t>
      </w:r>
      <w:r w:rsidR="001C6007" w:rsidRPr="00C96BE7">
        <w:rPr>
          <w:rFonts w:ascii="Times New Roman" w:hAnsi="Times New Roman" w:cs="Times New Roman"/>
          <w:b/>
          <w:sz w:val="22"/>
        </w:rPr>
        <w:t xml:space="preserve">E, </w:t>
      </w:r>
      <w:r w:rsidR="001C6007">
        <w:rPr>
          <w:rFonts w:ascii="Times New Roman" w:hAnsi="Times New Roman" w:cs="Times New Roman"/>
          <w:b/>
          <w:sz w:val="22"/>
        </w:rPr>
        <w:t>2</w:t>
      </w:r>
      <w:r w:rsidR="001C6007" w:rsidRPr="00C96BE7">
        <w:rPr>
          <w:rFonts w:ascii="Times New Roman" w:hAnsi="Times New Roman" w:cs="Times New Roman"/>
          <w:b/>
          <w:sz w:val="22"/>
        </w:rPr>
        <w:t>F</w:t>
      </w:r>
      <w:r w:rsidR="007F00BA">
        <w:rPr>
          <w:rFonts w:ascii="Times New Roman" w:hAnsi="Times New Roman" w:cs="Times New Roman"/>
          <w:b/>
          <w:sz w:val="22"/>
        </w:rPr>
        <w:t>, 2G</w:t>
      </w:r>
      <w:r w:rsidR="00911A15" w:rsidRPr="00911A15">
        <w:rPr>
          <w:rFonts w:ascii="Times New Roman" w:hAnsi="Times New Roman" w:cs="Times New Roman" w:hint="eastAsia"/>
          <w:b/>
          <w:sz w:val="22"/>
          <w:highlight w:val="yellow"/>
        </w:rPr>
        <w:t xml:space="preserve"> weigang</w:t>
      </w:r>
      <w:r w:rsidR="00911A15" w:rsidRPr="00911A15">
        <w:rPr>
          <w:rFonts w:ascii="Times New Roman" w:hAnsi="Times New Roman" w:cs="Times New Roman"/>
          <w:b/>
          <w:sz w:val="22"/>
          <w:highlight w:val="yellow"/>
        </w:rPr>
        <w:t>, 20181214</w:t>
      </w:r>
      <w:r w:rsidR="001C6007" w:rsidRPr="00C96BE7">
        <w:rPr>
          <w:rFonts w:ascii="Times New Roman" w:hAnsi="Times New Roman" w:cs="Times New Roman"/>
          <w:sz w:val="22"/>
        </w:rPr>
        <w:t>)</w:t>
      </w:r>
      <w:r w:rsidR="001C6007">
        <w:rPr>
          <w:rFonts w:ascii="Times New Roman" w:hAnsi="Times New Roman" w:cs="Times New Roman"/>
          <w:sz w:val="22"/>
        </w:rPr>
        <w:t>.</w:t>
      </w:r>
      <w:r w:rsidR="005906DF">
        <w:rPr>
          <w:rFonts w:ascii="Times New Roman" w:hAnsi="Times New Roman" w:cs="Times New Roman"/>
          <w:sz w:val="22"/>
        </w:rPr>
        <w:t xml:space="preserve"> </w:t>
      </w:r>
      <w:r w:rsidR="005906DF">
        <w:rPr>
          <w:rFonts w:ascii="Times New Roman" w:hAnsi="Times New Roman" w:cs="Times New Roman" w:hint="eastAsia"/>
          <w:sz w:val="22"/>
        </w:rPr>
        <w:t>Th</w:t>
      </w:r>
      <w:r w:rsidR="005906DF">
        <w:rPr>
          <w:rFonts w:ascii="Times New Roman" w:hAnsi="Times New Roman" w:cs="Times New Roman"/>
          <w:sz w:val="22"/>
        </w:rPr>
        <w:t>ese results are matches with the phenomenon in clinical which pathologist either could not distinguished through cytopathology.</w:t>
      </w:r>
      <w:r w:rsidR="004F742C" w:rsidRPr="006E0019">
        <w:rPr>
          <w:rFonts w:ascii="Times New Roman" w:hAnsi="Times New Roman" w:cs="Times New Roman"/>
          <w:sz w:val="22"/>
        </w:rPr>
        <w:t xml:space="preserve"> </w:t>
      </w:r>
      <w:r w:rsidR="000B0DF8">
        <w:rPr>
          <w:rFonts w:ascii="Times New Roman" w:hAnsi="Times New Roman" w:cs="Times New Roman" w:hint="eastAsia"/>
          <w:sz w:val="22"/>
        </w:rPr>
        <w:t>The</w:t>
      </w:r>
      <w:r w:rsidR="000B0DF8">
        <w:rPr>
          <w:rFonts w:ascii="Times New Roman" w:hAnsi="Times New Roman" w:cs="Times New Roman"/>
          <w:sz w:val="22"/>
        </w:rPr>
        <w:t xml:space="preserve"> other results were in </w:t>
      </w:r>
      <w:r w:rsidR="000B0DF8" w:rsidRPr="006E0019">
        <w:rPr>
          <w:rFonts w:ascii="Times New Roman" w:hAnsi="Times New Roman" w:cs="Times New Roman"/>
          <w:b/>
          <w:sz w:val="22"/>
        </w:rPr>
        <w:t>supplemental Figure</w:t>
      </w:r>
      <w:r w:rsidR="00AB53CF">
        <w:rPr>
          <w:rFonts w:ascii="Times New Roman" w:hAnsi="Times New Roman" w:cs="Times New Roman"/>
          <w:b/>
          <w:sz w:val="22"/>
        </w:rPr>
        <w:t xml:space="preserve"> </w:t>
      </w:r>
      <w:r w:rsidR="00911A15">
        <w:rPr>
          <w:rFonts w:ascii="Times New Roman" w:hAnsi="Times New Roman" w:cs="Times New Roman" w:hint="eastAsia"/>
          <w:b/>
          <w:sz w:val="22"/>
        </w:rPr>
        <w:t>2</w:t>
      </w:r>
      <w:r w:rsidR="00911A15" w:rsidRPr="00911A15">
        <w:rPr>
          <w:rFonts w:ascii="Times New Roman" w:hAnsi="Times New Roman" w:cs="Times New Roman" w:hint="eastAsia"/>
          <w:b/>
          <w:sz w:val="22"/>
          <w:highlight w:val="yellow"/>
        </w:rPr>
        <w:t xml:space="preserve"> weigang</w:t>
      </w:r>
      <w:r w:rsidR="00911A15" w:rsidRPr="00911A15">
        <w:rPr>
          <w:rFonts w:ascii="Times New Roman" w:hAnsi="Times New Roman" w:cs="Times New Roman"/>
          <w:b/>
          <w:sz w:val="22"/>
          <w:highlight w:val="yellow"/>
        </w:rPr>
        <w:t>, 20181214</w:t>
      </w:r>
      <w:r w:rsidR="000B0DF8">
        <w:rPr>
          <w:rFonts w:ascii="Times New Roman" w:hAnsi="Times New Roman" w:cs="Times New Roman"/>
          <w:sz w:val="22"/>
        </w:rPr>
        <w:t>.</w:t>
      </w:r>
      <w:r w:rsidR="003766D0">
        <w:rPr>
          <w:rFonts w:ascii="Times New Roman" w:hAnsi="Times New Roman" w:cs="Times New Roman"/>
          <w:sz w:val="22"/>
        </w:rPr>
        <w:t xml:space="preserve"> </w:t>
      </w:r>
      <w:r w:rsidR="003766D0">
        <w:rPr>
          <w:rFonts w:ascii="Times New Roman" w:hAnsi="Times New Roman" w:cs="Times New Roman" w:hint="eastAsia"/>
          <w:sz w:val="22"/>
        </w:rPr>
        <w:t>We</w:t>
      </w:r>
      <w:r w:rsidR="003766D0">
        <w:rPr>
          <w:rFonts w:ascii="Times New Roman" w:hAnsi="Times New Roman" w:cs="Times New Roman"/>
          <w:sz w:val="22"/>
        </w:rPr>
        <w:t xml:space="preserve"> also performed with T-SNE</w:t>
      </w:r>
      <w:r w:rsidR="00651A33">
        <w:rPr>
          <w:rFonts w:ascii="Times New Roman" w:hAnsi="Times New Roman" w:cs="Times New Roman"/>
          <w:sz w:val="22"/>
        </w:rPr>
        <w:t>(</w:t>
      </w:r>
      <w:r w:rsidR="00651A33">
        <w:rPr>
          <w:rFonts w:ascii="Times New Roman" w:hAnsi="Times New Roman" w:cs="Times New Roman" w:hint="eastAsia"/>
          <w:sz w:val="22"/>
        </w:rPr>
        <w:t>不知道怎么写</w:t>
      </w:r>
      <w:r w:rsidR="00651A33">
        <w:rPr>
          <w:rFonts w:ascii="Times New Roman" w:hAnsi="Times New Roman" w:cs="Times New Roman" w:hint="eastAsia"/>
          <w:sz w:val="22"/>
        </w:rPr>
        <w:t>t-sne</w:t>
      </w:r>
      <w:r w:rsidR="00651A33">
        <w:rPr>
          <w:rFonts w:ascii="Times New Roman" w:hAnsi="Times New Roman" w:cs="Times New Roman"/>
          <w:sz w:val="22"/>
        </w:rPr>
        <w:t>)</w:t>
      </w:r>
      <w:r w:rsidR="003766D0">
        <w:rPr>
          <w:rFonts w:ascii="Times New Roman" w:hAnsi="Times New Roman" w:cs="Times New Roman"/>
          <w:sz w:val="22"/>
        </w:rPr>
        <w:t xml:space="preserve"> and the results were in </w:t>
      </w:r>
      <w:r w:rsidR="003766D0" w:rsidRPr="003766D0">
        <w:rPr>
          <w:rFonts w:ascii="Times New Roman" w:hAnsi="Times New Roman" w:cs="Times New Roman"/>
          <w:b/>
          <w:sz w:val="22"/>
          <w:highlight w:val="yellow"/>
        </w:rPr>
        <w:t>sFigure 3</w:t>
      </w:r>
      <w:r w:rsidR="003766D0">
        <w:rPr>
          <w:rFonts w:ascii="Times New Roman" w:hAnsi="Times New Roman" w:cs="Times New Roman"/>
          <w:b/>
          <w:sz w:val="22"/>
          <w:highlight w:val="yellow"/>
        </w:rPr>
        <w:t>,qiushi,20181215</w:t>
      </w:r>
      <w:r w:rsidR="003766D0" w:rsidRPr="003766D0">
        <w:rPr>
          <w:rFonts w:ascii="Times New Roman" w:hAnsi="Times New Roman" w:cs="Times New Roman"/>
          <w:sz w:val="22"/>
        </w:rPr>
        <w:t xml:space="preserve">.   </w:t>
      </w:r>
    </w:p>
    <w:p w14:paraId="1B43E454" w14:textId="24DD58A1" w:rsidR="00833A17" w:rsidRDefault="00A05078">
      <w:pPr>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5CFFDAB0" wp14:editId="5694C884">
            <wp:extent cx="5266690" cy="48209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6690" cy="4820920"/>
                    </a:xfrm>
                    <a:prstGeom prst="rect">
                      <a:avLst/>
                    </a:prstGeom>
                    <a:noFill/>
                    <a:ln>
                      <a:noFill/>
                    </a:ln>
                  </pic:spPr>
                </pic:pic>
              </a:graphicData>
            </a:graphic>
          </wp:inline>
        </w:drawing>
      </w:r>
    </w:p>
    <w:p w14:paraId="4178870D" w14:textId="5DC78789" w:rsidR="008B6956" w:rsidRPr="006E0019" w:rsidRDefault="008B6956" w:rsidP="006E0019">
      <w:pPr>
        <w:rPr>
          <w:rFonts w:ascii="Times New Roman" w:hAnsi="Times New Roman" w:cs="Times New Roman"/>
          <w:sz w:val="22"/>
        </w:rPr>
      </w:pPr>
      <w:r w:rsidRPr="00BA0D7C">
        <w:rPr>
          <w:rFonts w:ascii="Times New Roman" w:hAnsi="Times New Roman" w:cs="Times New Roman"/>
          <w:b/>
          <w:sz w:val="22"/>
        </w:rPr>
        <w:t xml:space="preserve">Figure 2 </w:t>
      </w:r>
      <w:r w:rsidR="00CB6B4A">
        <w:rPr>
          <w:rFonts w:ascii="Times New Roman" w:hAnsi="Times New Roman" w:cs="Times New Roman"/>
          <w:b/>
          <w:sz w:val="22"/>
        </w:rPr>
        <w:t>PCA</w:t>
      </w:r>
      <w:r w:rsidRPr="00BA0D7C">
        <w:rPr>
          <w:rFonts w:ascii="Times New Roman" w:hAnsi="Times New Roman" w:cs="Times New Roman"/>
          <w:b/>
          <w:sz w:val="22"/>
        </w:rPr>
        <w:t xml:space="preserve"> analysis </w:t>
      </w:r>
      <w:r w:rsidR="009C3D5B">
        <w:rPr>
          <w:rFonts w:ascii="Times New Roman" w:hAnsi="Times New Roman" w:cs="Times New Roman"/>
          <w:b/>
          <w:sz w:val="22"/>
        </w:rPr>
        <w:t xml:space="preserve">of subtypes of thyroid disease. </w:t>
      </w:r>
      <w:r w:rsidR="009C3D5B" w:rsidRPr="006E0019">
        <w:rPr>
          <w:rFonts w:ascii="Times New Roman" w:hAnsi="Times New Roman" w:cs="Times New Roman"/>
          <w:sz w:val="22"/>
        </w:rPr>
        <w:t>(A)</w:t>
      </w:r>
      <w:r w:rsidR="009C3D5B">
        <w:rPr>
          <w:rFonts w:ascii="Times New Roman" w:hAnsi="Times New Roman" w:cs="Times New Roman"/>
          <w:sz w:val="22"/>
        </w:rPr>
        <w:t xml:space="preserve"> </w:t>
      </w:r>
      <w:r w:rsidR="002C1BFA">
        <w:rPr>
          <w:rFonts w:ascii="Times New Roman" w:hAnsi="Times New Roman" w:cs="Times New Roman" w:hint="eastAsia"/>
          <w:sz w:val="22"/>
        </w:rPr>
        <w:t>PCA</w:t>
      </w:r>
      <w:r w:rsidR="002C1BFA">
        <w:rPr>
          <w:rFonts w:ascii="Times New Roman" w:hAnsi="Times New Roman" w:cs="Times New Roman"/>
          <w:sz w:val="22"/>
        </w:rPr>
        <w:t xml:space="preserve"> </w:t>
      </w:r>
      <w:r w:rsidR="002C1BFA">
        <w:rPr>
          <w:rFonts w:ascii="Times New Roman" w:hAnsi="Times New Roman" w:cs="Times New Roman" w:hint="eastAsia"/>
          <w:sz w:val="22"/>
        </w:rPr>
        <w:t>plot</w:t>
      </w:r>
      <w:r w:rsidR="002C1BFA">
        <w:rPr>
          <w:rFonts w:ascii="Times New Roman" w:hAnsi="Times New Roman" w:cs="Times New Roman"/>
          <w:sz w:val="22"/>
        </w:rPr>
        <w:t xml:space="preserve"> </w:t>
      </w:r>
      <w:r w:rsidR="002C1BFA">
        <w:rPr>
          <w:rFonts w:ascii="Times New Roman" w:hAnsi="Times New Roman" w:cs="Times New Roman" w:hint="eastAsia"/>
          <w:sz w:val="22"/>
        </w:rPr>
        <w:t>f</w:t>
      </w:r>
      <w:r w:rsidR="002C1BFA">
        <w:rPr>
          <w:rFonts w:ascii="Times New Roman" w:hAnsi="Times New Roman" w:cs="Times New Roman"/>
          <w:sz w:val="22"/>
        </w:rPr>
        <w:t>or five different</w:t>
      </w:r>
      <w:r w:rsidR="0075152E">
        <w:rPr>
          <w:rFonts w:ascii="Times New Roman" w:hAnsi="Times New Roman" w:cs="Times New Roman"/>
          <w:sz w:val="22"/>
        </w:rPr>
        <w:t xml:space="preserve"> types of thyroid disease. N, M, A, C, P indicated that normal thyroid, multinodular goiter, follicular thyroid adenoma, follicular thyroid carcinoma and papillary thyroid carcinoma, respectively. (B) </w:t>
      </w:r>
      <w:r w:rsidRPr="00BA0D7C">
        <w:rPr>
          <w:rFonts w:ascii="Times New Roman" w:hAnsi="Times New Roman" w:cs="Times New Roman"/>
          <w:sz w:val="22"/>
        </w:rPr>
        <w:t>PCA plot for benign</w:t>
      </w:r>
      <w:r w:rsidR="00F720CA">
        <w:rPr>
          <w:rFonts w:ascii="Times New Roman" w:hAnsi="Times New Roman" w:cs="Times New Roman"/>
          <w:sz w:val="22"/>
        </w:rPr>
        <w:t xml:space="preserve"> (consisting of N, M and A)</w:t>
      </w:r>
      <w:r w:rsidRPr="00BA0D7C">
        <w:rPr>
          <w:rFonts w:ascii="Times New Roman" w:hAnsi="Times New Roman" w:cs="Times New Roman"/>
          <w:sz w:val="22"/>
        </w:rPr>
        <w:t xml:space="preserve"> vs malignant</w:t>
      </w:r>
      <w:r w:rsidR="00F720CA">
        <w:rPr>
          <w:rFonts w:ascii="Times New Roman" w:hAnsi="Times New Roman" w:cs="Times New Roman"/>
          <w:sz w:val="22"/>
        </w:rPr>
        <w:t xml:space="preserve"> (consisting of C and P). (C) Separating A from benign</w:t>
      </w:r>
      <w:r w:rsidR="009277DA" w:rsidRPr="006E0019">
        <w:rPr>
          <w:rFonts w:ascii="Times New Roman" w:hAnsi="Times New Roman" w:cs="Times New Roman"/>
          <w:sz w:val="22"/>
        </w:rPr>
        <w:t xml:space="preserve"> group</w:t>
      </w:r>
      <w:r w:rsidR="00F720CA">
        <w:rPr>
          <w:rFonts w:ascii="Times New Roman" w:hAnsi="Times New Roman" w:cs="Times New Roman"/>
          <w:sz w:val="22"/>
        </w:rPr>
        <w:t xml:space="preserve"> and analyzing using PCA. </w:t>
      </w:r>
      <w:r w:rsidR="00F720CA">
        <w:rPr>
          <w:rFonts w:ascii="Times New Roman" w:hAnsi="Times New Roman" w:cs="Times New Roman" w:hint="eastAsia"/>
          <w:sz w:val="22"/>
        </w:rPr>
        <w:t>(</w:t>
      </w:r>
      <w:r w:rsidR="00F720CA">
        <w:rPr>
          <w:rFonts w:ascii="Times New Roman" w:hAnsi="Times New Roman" w:cs="Times New Roman"/>
          <w:sz w:val="22"/>
        </w:rPr>
        <w:t>D</w:t>
      </w:r>
      <w:r w:rsidR="00F720CA">
        <w:rPr>
          <w:rFonts w:ascii="Times New Roman" w:hAnsi="Times New Roman" w:cs="Times New Roman" w:hint="eastAsia"/>
          <w:sz w:val="22"/>
        </w:rPr>
        <w:t>）</w:t>
      </w:r>
      <w:r w:rsidRPr="006E0019">
        <w:rPr>
          <w:rFonts w:ascii="Times New Roman" w:hAnsi="Times New Roman" w:cs="Times New Roman"/>
          <w:sz w:val="22"/>
        </w:rPr>
        <w:t>PCA plot for A vs C showing simi</w:t>
      </w:r>
      <w:r w:rsidR="00F720CA">
        <w:rPr>
          <w:rFonts w:ascii="Times New Roman" w:hAnsi="Times New Roman" w:cs="Times New Roman"/>
          <w:sz w:val="22"/>
        </w:rPr>
        <w:t>larly. (E) N and C were well separated in PCA plot. (F) N and P were obviously resolved using PCA analysis.</w:t>
      </w:r>
    </w:p>
    <w:p w14:paraId="2C223796" w14:textId="4AA78E07" w:rsidR="004F742C" w:rsidRDefault="004F742C" w:rsidP="004F742C">
      <w:pPr>
        <w:pStyle w:val="a9"/>
        <w:ind w:firstLine="440"/>
        <w:rPr>
          <w:rFonts w:ascii="Times New Roman" w:hAnsi="Times New Roman" w:cs="Times New Roman"/>
          <w:b/>
          <w:sz w:val="22"/>
        </w:rPr>
      </w:pPr>
    </w:p>
    <w:p w14:paraId="67415360" w14:textId="7D6DF4A0" w:rsidR="00E65C83" w:rsidRPr="006E0019" w:rsidRDefault="00E65C83" w:rsidP="00E65C83">
      <w:pPr>
        <w:widowControl/>
        <w:jc w:val="left"/>
        <w:rPr>
          <w:rFonts w:ascii="Times New Roman" w:hAnsi="Times New Roman" w:cs="Times New Roman"/>
          <w:b/>
          <w:sz w:val="22"/>
        </w:rPr>
      </w:pPr>
      <w:r w:rsidRPr="006E0019">
        <w:rPr>
          <w:rFonts w:ascii="Times New Roman" w:hAnsi="Times New Roman" w:cs="Times New Roman"/>
          <w:b/>
          <w:sz w:val="22"/>
        </w:rPr>
        <w:t>Stratification of thyroid tissues using machine learning</w:t>
      </w:r>
    </w:p>
    <w:p w14:paraId="0CA1CEC9" w14:textId="74405F9E" w:rsidR="00B079AB" w:rsidRDefault="000B0DF8" w:rsidP="000B0DF8">
      <w:pPr>
        <w:widowControl/>
        <w:ind w:firstLine="420"/>
        <w:jc w:val="left"/>
        <w:rPr>
          <w:rFonts w:ascii="Times New Roman" w:hAnsi="Times New Roman" w:cs="Times New Roman"/>
          <w:sz w:val="22"/>
        </w:rPr>
      </w:pPr>
      <w:r w:rsidRPr="006E0019">
        <w:rPr>
          <w:rFonts w:ascii="Times New Roman" w:hAnsi="Times New Roman" w:cs="Times New Roman"/>
          <w:sz w:val="22"/>
        </w:rPr>
        <w:t xml:space="preserve">In order to </w:t>
      </w:r>
      <w:r w:rsidR="00712A3A">
        <w:rPr>
          <w:rFonts w:ascii="Times New Roman" w:hAnsi="Times New Roman" w:cs="Times New Roman"/>
          <w:sz w:val="22"/>
        </w:rPr>
        <w:t>stratify the specific type of the tissues by</w:t>
      </w:r>
      <w:r w:rsidRPr="006E0019">
        <w:rPr>
          <w:rFonts w:ascii="Times New Roman" w:hAnsi="Times New Roman" w:cs="Times New Roman"/>
          <w:sz w:val="22"/>
        </w:rPr>
        <w:t xml:space="preserve"> signature proteins, we trained </w:t>
      </w:r>
      <w:r w:rsidR="005433AA">
        <w:rPr>
          <w:rFonts w:ascii="Times New Roman" w:hAnsi="Times New Roman" w:cs="Times New Roman"/>
          <w:sz w:val="22"/>
        </w:rPr>
        <w:t xml:space="preserve">13 </w:t>
      </w:r>
      <w:r w:rsidRPr="006E0019">
        <w:rPr>
          <w:rFonts w:ascii="Times New Roman" w:hAnsi="Times New Roman" w:cs="Times New Roman"/>
          <w:sz w:val="22"/>
        </w:rPr>
        <w:t>model</w:t>
      </w:r>
      <w:r w:rsidR="005433AA">
        <w:rPr>
          <w:rFonts w:ascii="Times New Roman" w:hAnsi="Times New Roman" w:cs="Times New Roman"/>
          <w:sz w:val="22"/>
        </w:rPr>
        <w:t xml:space="preserve">s </w:t>
      </w:r>
      <w:r w:rsidR="006D66D7">
        <w:rPr>
          <w:rFonts w:ascii="Times New Roman" w:hAnsi="Times New Roman" w:cs="Times New Roman"/>
          <w:sz w:val="22"/>
        </w:rPr>
        <w:t>(</w:t>
      </w:r>
      <w:r w:rsidR="006D66D7" w:rsidRPr="006E0019">
        <w:rPr>
          <w:rFonts w:ascii="Times New Roman" w:hAnsi="Times New Roman" w:cs="Times New Roman"/>
          <w:sz w:val="22"/>
          <w:highlight w:val="yellow"/>
        </w:rPr>
        <w:t>sNote2</w:t>
      </w:r>
      <w:r w:rsidR="006D66D7">
        <w:rPr>
          <w:rFonts w:ascii="Times New Roman" w:hAnsi="Times New Roman" w:cs="Times New Roman" w:hint="eastAsia"/>
          <w:sz w:val="22"/>
          <w:highlight w:val="yellow"/>
        </w:rPr>
        <w:t>,</w:t>
      </w:r>
      <w:r w:rsidR="006D66D7">
        <w:rPr>
          <w:rFonts w:ascii="Times New Roman" w:hAnsi="Times New Roman" w:cs="Times New Roman"/>
          <w:sz w:val="22"/>
          <w:highlight w:val="yellow"/>
        </w:rPr>
        <w:t xml:space="preserve"> wu</w:t>
      </w:r>
      <w:r w:rsidR="006D66D7">
        <w:rPr>
          <w:rFonts w:ascii="Times New Roman" w:hAnsi="Times New Roman" w:cs="Times New Roman"/>
          <w:sz w:val="22"/>
        </w:rPr>
        <w:t xml:space="preserve">) </w:t>
      </w:r>
      <w:r w:rsidR="005433AA">
        <w:rPr>
          <w:rFonts w:ascii="Times New Roman" w:hAnsi="Times New Roman" w:cs="Times New Roman"/>
          <w:sz w:val="22"/>
        </w:rPr>
        <w:t xml:space="preserve">and the prediction using kNN model was </w:t>
      </w:r>
      <w:r w:rsidR="00F8106A" w:rsidRPr="00843BF9">
        <w:rPr>
          <w:rFonts w:ascii="Times New Roman" w:hAnsi="Times New Roman" w:cs="Times New Roman"/>
          <w:sz w:val="22"/>
        </w:rPr>
        <w:t>based on random forest and nearest neighbor algorithms</w:t>
      </w:r>
      <w:r w:rsidR="00F8106A">
        <w:rPr>
          <w:rFonts w:ascii="Times New Roman" w:hAnsi="Times New Roman" w:cs="Times New Roman"/>
          <w:sz w:val="22"/>
        </w:rPr>
        <w:t xml:space="preserve"> </w:t>
      </w:r>
      <w:r w:rsidR="005433AA">
        <w:rPr>
          <w:rFonts w:ascii="Times New Roman" w:hAnsi="Times New Roman" w:cs="Times New Roman"/>
          <w:sz w:val="22"/>
        </w:rPr>
        <w:t>performed best (</w:t>
      </w:r>
      <w:r w:rsidR="005433AA" w:rsidRPr="006E0019">
        <w:rPr>
          <w:rFonts w:ascii="Times New Roman" w:hAnsi="Times New Roman" w:cs="Times New Roman"/>
          <w:sz w:val="22"/>
          <w:highlight w:val="yellow"/>
        </w:rPr>
        <w:t>sTable</w:t>
      </w:r>
      <w:r w:rsidR="00D06AEC">
        <w:rPr>
          <w:rFonts w:ascii="Times New Roman" w:hAnsi="Times New Roman" w:cs="Times New Roman" w:hint="eastAsia"/>
          <w:sz w:val="22"/>
          <w:highlight w:val="yellow"/>
        </w:rPr>
        <w:t>6</w:t>
      </w:r>
      <w:r w:rsidR="00B079AB">
        <w:rPr>
          <w:rFonts w:ascii="Times New Roman" w:hAnsi="Times New Roman" w:cs="Times New Roman"/>
          <w:sz w:val="22"/>
          <w:highlight w:val="yellow"/>
        </w:rPr>
        <w:t>, need to be replenish</w:t>
      </w:r>
      <w:r w:rsidR="00691728">
        <w:rPr>
          <w:rFonts w:ascii="Times New Roman" w:hAnsi="Times New Roman" w:cs="Times New Roman"/>
          <w:sz w:val="22"/>
          <w:highlight w:val="yellow"/>
        </w:rPr>
        <w:t>, wu and Gopal</w:t>
      </w:r>
      <w:r w:rsidR="005433AA">
        <w:rPr>
          <w:rFonts w:ascii="Times New Roman" w:hAnsi="Times New Roman" w:cs="Times New Roman"/>
          <w:sz w:val="22"/>
        </w:rPr>
        <w:t>).</w:t>
      </w:r>
    </w:p>
    <w:p w14:paraId="73C10313" w14:textId="136B5CCE" w:rsidR="000B0DF8" w:rsidRPr="000B0DF8" w:rsidRDefault="000B0DF8" w:rsidP="000B0DF8">
      <w:pPr>
        <w:widowControl/>
        <w:ind w:firstLine="420"/>
        <w:jc w:val="left"/>
        <w:rPr>
          <w:rFonts w:ascii="Times New Roman" w:hAnsi="Times New Roman" w:cs="Times New Roman"/>
          <w:sz w:val="22"/>
        </w:rPr>
      </w:pPr>
      <w:r w:rsidRPr="000B0DF8">
        <w:rPr>
          <w:rFonts w:ascii="Times New Roman" w:hAnsi="Times New Roman" w:cs="Times New Roman"/>
          <w:sz w:val="22"/>
        </w:rPr>
        <w:t>After averaging the intensities over the three biological replicas of each patient, we filtered out all the proteins with a cutoff of more than 30% missing values presented in all the samples (patients), we g</w:t>
      </w:r>
      <w:r>
        <w:rPr>
          <w:rFonts w:ascii="Times New Roman" w:hAnsi="Times New Roman" w:cs="Times New Roman"/>
          <w:sz w:val="22"/>
        </w:rPr>
        <w:t>o</w:t>
      </w:r>
      <w:r w:rsidRPr="000B0DF8">
        <w:rPr>
          <w:rFonts w:ascii="Times New Roman" w:hAnsi="Times New Roman" w:cs="Times New Roman"/>
          <w:sz w:val="22"/>
        </w:rPr>
        <w:t xml:space="preserve">t a training matrix with 399 rows </w:t>
      </w:r>
      <w:r w:rsidR="00BE69BB">
        <w:rPr>
          <w:rFonts w:ascii="Times New Roman" w:hAnsi="Times New Roman" w:cs="Times New Roman"/>
          <w:sz w:val="22"/>
        </w:rPr>
        <w:t xml:space="preserve">of patients </w:t>
      </w:r>
      <w:r w:rsidRPr="000B0DF8">
        <w:rPr>
          <w:rFonts w:ascii="Times New Roman" w:hAnsi="Times New Roman" w:cs="Times New Roman"/>
          <w:sz w:val="22"/>
        </w:rPr>
        <w:t>and 588 columns</w:t>
      </w:r>
      <w:r w:rsidR="00BE69BB">
        <w:rPr>
          <w:rFonts w:ascii="Times New Roman" w:hAnsi="Times New Roman" w:cs="Times New Roman"/>
          <w:sz w:val="22"/>
        </w:rPr>
        <w:t xml:space="preserve"> of proteins</w:t>
      </w:r>
      <w:r w:rsidR="00AB53CF">
        <w:rPr>
          <w:rFonts w:ascii="Times New Roman" w:hAnsi="Times New Roman" w:cs="Times New Roman"/>
          <w:sz w:val="22"/>
        </w:rPr>
        <w:t xml:space="preserve"> (</w:t>
      </w:r>
      <w:r w:rsidR="00AB53CF" w:rsidRPr="006E0019">
        <w:rPr>
          <w:rFonts w:ascii="Times New Roman" w:hAnsi="Times New Roman" w:cs="Times New Roman"/>
          <w:sz w:val="22"/>
          <w:highlight w:val="yellow"/>
        </w:rPr>
        <w:t xml:space="preserve">sTable </w:t>
      </w:r>
      <w:r w:rsidR="00D06AEC">
        <w:rPr>
          <w:rFonts w:ascii="Times New Roman" w:hAnsi="Times New Roman" w:cs="Times New Roman" w:hint="eastAsia"/>
          <w:sz w:val="22"/>
          <w:highlight w:val="yellow"/>
        </w:rPr>
        <w:t>7</w:t>
      </w:r>
      <w:r w:rsidR="00314A3D">
        <w:rPr>
          <w:rFonts w:ascii="Times New Roman" w:hAnsi="Times New Roman" w:cs="Times New Roman"/>
          <w:sz w:val="22"/>
          <w:highlight w:val="yellow"/>
        </w:rPr>
        <w:t>, provided by wu</w:t>
      </w:r>
      <w:r w:rsidR="00B079AB">
        <w:rPr>
          <w:rFonts w:ascii="Times New Roman" w:hAnsi="Times New Roman" w:cs="Times New Roman"/>
          <w:sz w:val="22"/>
          <w:highlight w:val="yellow"/>
        </w:rPr>
        <w:t>20181214</w:t>
      </w:r>
      <w:r w:rsidR="00AB53CF">
        <w:rPr>
          <w:rFonts w:ascii="Times New Roman" w:hAnsi="Times New Roman" w:cs="Times New Roman"/>
          <w:sz w:val="22"/>
        </w:rPr>
        <w:t>)</w:t>
      </w:r>
      <w:r w:rsidRPr="000B0DF8">
        <w:rPr>
          <w:rFonts w:ascii="Times New Roman" w:hAnsi="Times New Roman" w:cs="Times New Roman"/>
          <w:sz w:val="22"/>
        </w:rPr>
        <w:t xml:space="preserve">. For each of the 6 combinations between the 4 subtypes (M, A, C and P), we first trained a random forest model with all the 588 proteins as input features. The returned model provides us with the importance of each protein. After ordering all the proteins by their importance, we trained a serial of random forests to select </w:t>
      </w:r>
      <w:r w:rsidRPr="000B0DF8">
        <w:rPr>
          <w:rFonts w:ascii="Times New Roman" w:hAnsi="Times New Roman" w:cs="Times New Roman"/>
          <w:sz w:val="22"/>
        </w:rPr>
        <w:lastRenderedPageBreak/>
        <w:t>key proteins. Beginning with the most important one, each of training forest take a new protein into existing proteins as input features, if the added protein could increase the AUC (Area Under Curve) value of its ROC, we retained it as one of key proteins</w:t>
      </w:r>
      <w:r w:rsidR="00BE69BB">
        <w:rPr>
          <w:rFonts w:ascii="Times New Roman" w:hAnsi="Times New Roman" w:cs="Times New Roman"/>
          <w:sz w:val="22"/>
        </w:rPr>
        <w:t xml:space="preserve"> (</w:t>
      </w:r>
      <w:r w:rsidR="00A139EF" w:rsidRPr="006E0019">
        <w:rPr>
          <w:rFonts w:ascii="Times New Roman" w:hAnsi="Times New Roman" w:cs="Times New Roman"/>
          <w:sz w:val="22"/>
          <w:highlight w:val="yellow"/>
        </w:rPr>
        <w:t>Figure 3A</w:t>
      </w:r>
      <w:r w:rsidR="00BE69BB">
        <w:rPr>
          <w:rFonts w:ascii="Times New Roman" w:hAnsi="Times New Roman" w:cs="Times New Roman"/>
          <w:sz w:val="22"/>
        </w:rPr>
        <w:t>)</w:t>
      </w:r>
      <w:r w:rsidRPr="000B0DF8">
        <w:rPr>
          <w:rFonts w:ascii="Times New Roman" w:hAnsi="Times New Roman" w:cs="Times New Roman"/>
          <w:sz w:val="22"/>
        </w:rPr>
        <w:t>.</w:t>
      </w:r>
      <w:r w:rsidR="00B079AB">
        <w:rPr>
          <w:rFonts w:ascii="Times New Roman" w:hAnsi="Times New Roman" w:cs="Times New Roman"/>
          <w:sz w:val="22"/>
        </w:rPr>
        <w:t xml:space="preserve"> </w:t>
      </w:r>
    </w:p>
    <w:p w14:paraId="0DCA7720" w14:textId="1AE6912C" w:rsidR="000B0DF8" w:rsidRDefault="000B0DF8" w:rsidP="000B0DF8">
      <w:pPr>
        <w:widowControl/>
        <w:ind w:firstLine="420"/>
        <w:jc w:val="left"/>
        <w:rPr>
          <w:rFonts w:ascii="Times New Roman" w:hAnsi="Times New Roman" w:cs="Times New Roman"/>
          <w:sz w:val="22"/>
        </w:rPr>
      </w:pPr>
      <w:r w:rsidRPr="000B0DF8">
        <w:rPr>
          <w:rFonts w:ascii="Times New Roman" w:hAnsi="Times New Roman" w:cs="Times New Roman"/>
          <w:sz w:val="22"/>
        </w:rPr>
        <w:t>Collecting all the key proteins from the 6 combinations, we get 71 key proteins</w:t>
      </w:r>
      <w:r w:rsidR="00A139EF" w:rsidRPr="00A139EF">
        <w:rPr>
          <w:rFonts w:ascii="Times New Roman" w:hAnsi="Times New Roman" w:cs="Times New Roman"/>
          <w:sz w:val="22"/>
          <w:highlight w:val="yellow"/>
        </w:rPr>
        <w:t xml:space="preserve"> </w:t>
      </w:r>
      <w:r w:rsidR="00A139EF">
        <w:rPr>
          <w:rFonts w:ascii="Times New Roman" w:hAnsi="Times New Roman" w:cs="Times New Roman"/>
          <w:sz w:val="22"/>
          <w:highlight w:val="yellow"/>
        </w:rPr>
        <w:t>(</w:t>
      </w:r>
      <w:r w:rsidR="00A139EF" w:rsidRPr="003F715C">
        <w:rPr>
          <w:rFonts w:ascii="Times New Roman" w:hAnsi="Times New Roman" w:cs="Times New Roman"/>
          <w:sz w:val="22"/>
          <w:highlight w:val="yellow"/>
        </w:rPr>
        <w:t xml:space="preserve">sTable </w:t>
      </w:r>
      <w:r w:rsidR="00D06AEC">
        <w:rPr>
          <w:rFonts w:ascii="Times New Roman" w:hAnsi="Times New Roman" w:cs="Times New Roman" w:hint="eastAsia"/>
          <w:sz w:val="22"/>
          <w:highlight w:val="yellow"/>
        </w:rPr>
        <w:t>8</w:t>
      </w:r>
      <w:r w:rsidR="00A139EF">
        <w:rPr>
          <w:rFonts w:ascii="Times New Roman" w:hAnsi="Times New Roman" w:cs="Times New Roman"/>
          <w:sz w:val="22"/>
          <w:highlight w:val="yellow"/>
        </w:rPr>
        <w:t>, provided by wu20181214)</w:t>
      </w:r>
      <w:r w:rsidR="00BE69BB">
        <w:rPr>
          <w:rFonts w:ascii="Times New Roman" w:hAnsi="Times New Roman" w:cs="Times New Roman"/>
          <w:sz w:val="22"/>
        </w:rPr>
        <w:t xml:space="preserve"> from </w:t>
      </w:r>
      <w:r w:rsidR="00A139EF">
        <w:rPr>
          <w:rFonts w:ascii="Times New Roman" w:hAnsi="Times New Roman" w:cs="Times New Roman"/>
          <w:sz w:val="22"/>
        </w:rPr>
        <w:t>ten ROC (</w:t>
      </w:r>
      <w:r w:rsidR="00A139EF" w:rsidRPr="006E0019">
        <w:rPr>
          <w:rFonts w:ascii="Times New Roman" w:hAnsi="Times New Roman" w:cs="Times New Roman"/>
          <w:sz w:val="22"/>
          <w:highlight w:val="yellow"/>
        </w:rPr>
        <w:t>Figure 3B</w:t>
      </w:r>
      <w:r w:rsidR="00A139EF">
        <w:rPr>
          <w:rFonts w:ascii="Times New Roman" w:hAnsi="Times New Roman" w:cs="Times New Roman"/>
          <w:sz w:val="22"/>
          <w:highlight w:val="yellow"/>
        </w:rPr>
        <w:t>, by wu</w:t>
      </w:r>
      <w:r w:rsidR="00A139EF">
        <w:rPr>
          <w:rFonts w:ascii="Times New Roman" w:hAnsi="Times New Roman" w:cs="Times New Roman"/>
          <w:sz w:val="22"/>
        </w:rPr>
        <w:t>)</w:t>
      </w:r>
      <w:r w:rsidRPr="000B0DF8">
        <w:rPr>
          <w:rFonts w:ascii="Times New Roman" w:hAnsi="Times New Roman" w:cs="Times New Roman"/>
          <w:sz w:val="22"/>
        </w:rPr>
        <w:t>, with which we apply k-nearest-neighbor algorithm to identify the subtype of a new sample. In detail, the Euclidean distances between the new sample and all the training samples are computed, and the k nearest neighbor were identified, then these neighbors votes the subtype, the one with most votes are assigned to the new sample.</w:t>
      </w:r>
    </w:p>
    <w:p w14:paraId="441A30F3" w14:textId="77777777" w:rsidR="0053653C" w:rsidRDefault="0053653C" w:rsidP="000B0DF8">
      <w:pPr>
        <w:widowControl/>
        <w:ind w:firstLine="420"/>
        <w:jc w:val="left"/>
        <w:rPr>
          <w:rFonts w:ascii="Times New Roman" w:hAnsi="Times New Roman" w:cs="Times New Roman"/>
          <w:sz w:val="22"/>
        </w:rPr>
      </w:pPr>
    </w:p>
    <w:p w14:paraId="2051ADDF" w14:textId="737E8E67" w:rsidR="007F00BA" w:rsidRPr="000B0DF8" w:rsidRDefault="007F00BA" w:rsidP="000B0DF8">
      <w:pPr>
        <w:widowControl/>
        <w:ind w:firstLine="420"/>
        <w:jc w:val="left"/>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 xml:space="preserve">igure </w:t>
      </w:r>
      <w:r>
        <w:rPr>
          <w:rFonts w:ascii="Times New Roman" w:hAnsi="Times New Roman" w:cs="Times New Roman" w:hint="eastAsia"/>
          <w:sz w:val="22"/>
        </w:rPr>
        <w:t>3A</w:t>
      </w:r>
    </w:p>
    <w:p w14:paraId="20156940" w14:textId="5929F596" w:rsidR="000B0DF8" w:rsidRDefault="007F00BA">
      <w:pPr>
        <w:widowControl/>
        <w:ind w:firstLine="420"/>
        <w:jc w:val="left"/>
        <w:rPr>
          <w:rFonts w:ascii="Times New Roman" w:hAnsi="Times New Roman" w:cs="Times New Roman"/>
          <w:sz w:val="22"/>
        </w:rPr>
      </w:pPr>
      <w:r>
        <w:rPr>
          <w:noProof/>
        </w:rPr>
        <w:drawing>
          <wp:inline distT="0" distB="0" distL="0" distR="0" wp14:anchorId="5CB268F3" wp14:editId="15D9630D">
            <wp:extent cx="5274310" cy="251142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511425"/>
                    </a:xfrm>
                    <a:prstGeom prst="rect">
                      <a:avLst/>
                    </a:prstGeom>
                  </pic:spPr>
                </pic:pic>
              </a:graphicData>
            </a:graphic>
          </wp:inline>
        </w:drawing>
      </w:r>
    </w:p>
    <w:p w14:paraId="39BF522F" w14:textId="7BC0B4FB" w:rsidR="007F00BA" w:rsidRPr="006E0019" w:rsidRDefault="007F00BA" w:rsidP="006E0019">
      <w:pPr>
        <w:widowControl/>
        <w:ind w:firstLine="420"/>
        <w:jc w:val="left"/>
        <w:rPr>
          <w:rFonts w:ascii="Times New Roman" w:hAnsi="Times New Roman" w:cs="Times New Roman"/>
          <w:sz w:val="22"/>
        </w:rPr>
      </w:pPr>
      <w:r>
        <w:rPr>
          <w:rFonts w:ascii="Times New Roman" w:hAnsi="Times New Roman" w:cs="Times New Roman" w:hint="eastAsia"/>
          <w:sz w:val="22"/>
        </w:rPr>
        <w:t>B</w:t>
      </w:r>
    </w:p>
    <w:p w14:paraId="032B67D4" w14:textId="54147919" w:rsidR="004F742C" w:rsidRPr="00E65C83" w:rsidRDefault="004F742C" w:rsidP="004F742C">
      <w:pPr>
        <w:rPr>
          <w:rFonts w:ascii="Times New Roman" w:hAnsi="Times New Roman" w:cs="Times New Roman"/>
          <w:sz w:val="22"/>
        </w:rPr>
      </w:pPr>
      <w:r w:rsidRPr="006E0019">
        <w:rPr>
          <w:rFonts w:ascii="Times New Roman" w:hAnsi="Times New Roman" w:cs="Times New Roman"/>
          <w:noProof/>
          <w:sz w:val="22"/>
        </w:rPr>
        <w:drawing>
          <wp:inline distT="0" distB="0" distL="0" distR="0" wp14:anchorId="333AD63B" wp14:editId="3E8F16B8">
            <wp:extent cx="5600700" cy="220002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9946"/>
                    <a:stretch/>
                  </pic:blipFill>
                  <pic:spPr bwMode="auto">
                    <a:xfrm>
                      <a:off x="0" y="0"/>
                      <a:ext cx="5651025" cy="2219792"/>
                    </a:xfrm>
                    <a:prstGeom prst="rect">
                      <a:avLst/>
                    </a:prstGeom>
                    <a:ln>
                      <a:noFill/>
                    </a:ln>
                    <a:extLst>
                      <a:ext uri="{53640926-AAD7-44D8-BBD7-CCE9431645EC}">
                        <a14:shadowObscured xmlns:a14="http://schemas.microsoft.com/office/drawing/2010/main"/>
                      </a:ext>
                    </a:extLst>
                  </pic:spPr>
                </pic:pic>
              </a:graphicData>
            </a:graphic>
          </wp:inline>
        </w:drawing>
      </w:r>
    </w:p>
    <w:p w14:paraId="6C8D7B3B" w14:textId="730BC49F" w:rsidR="00BE69BB" w:rsidRDefault="00124E94">
      <w:pPr>
        <w:rPr>
          <w:rFonts w:ascii="Times New Roman" w:hAnsi="Times New Roman" w:cs="Times New Roman"/>
          <w:sz w:val="22"/>
        </w:rPr>
      </w:pPr>
      <w:r w:rsidRPr="00E65C83">
        <w:rPr>
          <w:rFonts w:ascii="Times New Roman" w:hAnsi="Times New Roman" w:cs="Times New Roman"/>
          <w:b/>
          <w:sz w:val="22"/>
        </w:rPr>
        <w:t>Figure 3 Development of validations models by random forest</w:t>
      </w:r>
      <w:r>
        <w:rPr>
          <w:rFonts w:ascii="Times New Roman" w:hAnsi="Times New Roman" w:cs="Times New Roman"/>
          <w:b/>
          <w:sz w:val="22"/>
        </w:rPr>
        <w:t xml:space="preserve"> </w:t>
      </w:r>
      <w:r w:rsidRPr="006D19F7">
        <w:rPr>
          <w:rFonts w:ascii="Times New Roman" w:hAnsi="Times New Roman" w:cs="Times New Roman" w:hint="eastAsia"/>
          <w:b/>
          <w:sz w:val="22"/>
          <w:highlight w:val="yellow"/>
        </w:rPr>
        <w:t>（</w:t>
      </w:r>
      <w:r w:rsidRPr="006D19F7">
        <w:rPr>
          <w:rFonts w:ascii="Times New Roman" w:hAnsi="Times New Roman" w:cs="Times New Roman"/>
          <w:b/>
          <w:sz w:val="22"/>
          <w:highlight w:val="yellow"/>
        </w:rPr>
        <w:t>by wu</w:t>
      </w:r>
      <w:r>
        <w:rPr>
          <w:rFonts w:ascii="Times New Roman" w:hAnsi="Times New Roman" w:cs="Times New Roman"/>
          <w:b/>
          <w:sz w:val="22"/>
          <w:highlight w:val="yellow"/>
        </w:rPr>
        <w:t>,201</w:t>
      </w:r>
      <w:r w:rsidR="0053653C">
        <w:rPr>
          <w:rFonts w:ascii="Times New Roman" w:hAnsi="Times New Roman" w:cs="Times New Roman"/>
          <w:b/>
          <w:sz w:val="22"/>
          <w:highlight w:val="yellow"/>
        </w:rPr>
        <w:t>8</w:t>
      </w:r>
      <w:r>
        <w:rPr>
          <w:rFonts w:ascii="Times New Roman" w:hAnsi="Times New Roman" w:cs="Times New Roman"/>
          <w:b/>
          <w:sz w:val="22"/>
          <w:highlight w:val="yellow"/>
        </w:rPr>
        <w:t>12</w:t>
      </w:r>
      <w:r w:rsidR="0053653C">
        <w:rPr>
          <w:rFonts w:ascii="Times New Roman" w:hAnsi="Times New Roman" w:cs="Times New Roman"/>
          <w:b/>
          <w:sz w:val="22"/>
          <w:highlight w:val="yellow"/>
        </w:rPr>
        <w:t>13</w:t>
      </w:r>
      <w:r w:rsidRPr="006D19F7">
        <w:rPr>
          <w:rFonts w:ascii="Times New Roman" w:hAnsi="Times New Roman" w:cs="Times New Roman" w:hint="eastAsia"/>
          <w:b/>
          <w:sz w:val="22"/>
          <w:highlight w:val="yellow"/>
        </w:rPr>
        <w:t>）</w:t>
      </w:r>
      <w:r>
        <w:rPr>
          <w:rFonts w:ascii="Times New Roman" w:hAnsi="Times New Roman" w:cs="Times New Roman" w:hint="eastAsia"/>
          <w:b/>
          <w:sz w:val="22"/>
        </w:rPr>
        <w:t>(</w:t>
      </w:r>
      <w:r>
        <w:rPr>
          <w:rFonts w:ascii="Times New Roman" w:hAnsi="Times New Roman" w:cs="Times New Roman"/>
          <w:b/>
          <w:sz w:val="22"/>
        </w:rPr>
        <w:t xml:space="preserve">A) </w:t>
      </w:r>
      <w:r w:rsidR="00BE69BB">
        <w:rPr>
          <w:rFonts w:ascii="Times New Roman" w:hAnsi="Times New Roman" w:cs="Times New Roman"/>
          <w:sz w:val="22"/>
        </w:rPr>
        <w:t xml:space="preserve">Process of </w:t>
      </w:r>
      <w:r w:rsidRPr="006E0019">
        <w:rPr>
          <w:rFonts w:ascii="Times New Roman" w:hAnsi="Times New Roman" w:cs="Times New Roman"/>
          <w:sz w:val="22"/>
        </w:rPr>
        <w:t>validation models development</w:t>
      </w:r>
      <w:r>
        <w:rPr>
          <w:rFonts w:ascii="Times New Roman" w:hAnsi="Times New Roman" w:cs="Times New Roman"/>
          <w:sz w:val="22"/>
        </w:rPr>
        <w:t>.</w:t>
      </w:r>
      <w:r>
        <w:rPr>
          <w:rFonts w:ascii="Times New Roman" w:hAnsi="Times New Roman" w:cs="Times New Roman" w:hint="eastAsia"/>
          <w:b/>
          <w:sz w:val="22"/>
        </w:rPr>
        <w:t xml:space="preserve"> </w:t>
      </w:r>
      <w:r w:rsidRPr="006E0019">
        <w:rPr>
          <w:rFonts w:ascii="Times New Roman" w:hAnsi="Times New Roman" w:cs="Times New Roman"/>
          <w:sz w:val="22"/>
        </w:rPr>
        <w:t>(B)</w:t>
      </w:r>
      <w:r>
        <w:rPr>
          <w:rFonts w:ascii="Times New Roman" w:hAnsi="Times New Roman" w:cs="Times New Roman"/>
          <w:sz w:val="22"/>
        </w:rPr>
        <w:t xml:space="preserve"> </w:t>
      </w:r>
      <w:r w:rsidR="007F00BA">
        <w:rPr>
          <w:rFonts w:ascii="Times New Roman" w:hAnsi="Times New Roman" w:cs="Times New Roman"/>
          <w:sz w:val="22"/>
        </w:rPr>
        <w:t xml:space="preserve">Ten pair-wise </w:t>
      </w:r>
      <w:r w:rsidRPr="006E0019">
        <w:rPr>
          <w:rFonts w:ascii="Times New Roman" w:hAnsi="Times New Roman" w:cs="Times New Roman"/>
          <w:sz w:val="22"/>
        </w:rPr>
        <w:t>ROC</w:t>
      </w:r>
      <w:r>
        <w:rPr>
          <w:rFonts w:ascii="Times New Roman" w:hAnsi="Times New Roman" w:cs="Times New Roman"/>
          <w:sz w:val="22"/>
        </w:rPr>
        <w:t xml:space="preserve"> </w:t>
      </w:r>
    </w:p>
    <w:p w14:paraId="4F624B23" w14:textId="0E74E923" w:rsidR="00124E94" w:rsidRDefault="00124E94">
      <w:pPr>
        <w:rPr>
          <w:rFonts w:ascii="Times New Roman" w:hAnsi="Times New Roman" w:cs="Times New Roman"/>
          <w:b/>
          <w:sz w:val="22"/>
        </w:rPr>
      </w:pPr>
    </w:p>
    <w:p w14:paraId="5BB7861F" w14:textId="25AF7124" w:rsidR="005A6E33" w:rsidRPr="003F715C" w:rsidRDefault="006A6C2D" w:rsidP="005A6E33">
      <w:pPr>
        <w:rPr>
          <w:rFonts w:ascii="Times New Roman" w:hAnsi="Times New Roman" w:cs="Times New Roman"/>
          <w:b/>
          <w:sz w:val="22"/>
        </w:rPr>
      </w:pPr>
      <w:r>
        <w:rPr>
          <w:rFonts w:ascii="Times New Roman" w:hAnsi="Times New Roman" w:cs="Times New Roman" w:hint="eastAsia"/>
          <w:b/>
          <w:sz w:val="22"/>
        </w:rPr>
        <w:t>D</w:t>
      </w:r>
      <w:r>
        <w:rPr>
          <w:rFonts w:ascii="Times New Roman" w:hAnsi="Times New Roman" w:cs="Times New Roman"/>
          <w:b/>
          <w:sz w:val="22"/>
        </w:rPr>
        <w:t xml:space="preserve">ifferentially expressed </w:t>
      </w:r>
      <w:r w:rsidR="005A6E33" w:rsidRPr="003F715C">
        <w:rPr>
          <w:rFonts w:ascii="Times New Roman" w:hAnsi="Times New Roman" w:cs="Times New Roman"/>
          <w:b/>
          <w:sz w:val="22"/>
        </w:rPr>
        <w:t>biomarkers</w:t>
      </w:r>
    </w:p>
    <w:p w14:paraId="181763C6" w14:textId="5A0E8093" w:rsidR="00647D37" w:rsidRDefault="00647D37" w:rsidP="00647D37">
      <w:pPr>
        <w:rPr>
          <w:rFonts w:ascii="Times New Roman" w:hAnsi="Times New Roman" w:cs="Times New Roman"/>
          <w:sz w:val="22"/>
        </w:rPr>
      </w:pPr>
      <w:r>
        <w:rPr>
          <w:rFonts w:ascii="Times New Roman" w:hAnsi="Times New Roman" w:cs="Times New Roman" w:hint="eastAsia"/>
          <w:sz w:val="22"/>
        </w:rPr>
        <w:t>To</w:t>
      </w:r>
      <w:r>
        <w:rPr>
          <w:rFonts w:ascii="Times New Roman" w:hAnsi="Times New Roman" w:cs="Times New Roman"/>
          <w:sz w:val="22"/>
        </w:rPr>
        <w:t xml:space="preserve"> comprehensively explore the </w:t>
      </w:r>
      <w:r w:rsidR="00816CC4">
        <w:rPr>
          <w:rFonts w:ascii="Times New Roman" w:hAnsi="Times New Roman" w:cs="Times New Roman"/>
          <w:sz w:val="22"/>
        </w:rPr>
        <w:t>differential</w:t>
      </w:r>
      <w:r w:rsidR="00554657">
        <w:rPr>
          <w:rFonts w:ascii="Times New Roman" w:hAnsi="Times New Roman" w:cs="Times New Roman"/>
          <w:sz w:val="22"/>
        </w:rPr>
        <w:t>ly</w:t>
      </w:r>
      <w:r w:rsidR="00816CC4">
        <w:rPr>
          <w:rFonts w:ascii="Times New Roman" w:hAnsi="Times New Roman" w:cs="Times New Roman"/>
          <w:sz w:val="22"/>
        </w:rPr>
        <w:t xml:space="preserve"> expressed protein, we </w:t>
      </w:r>
      <w:r w:rsidR="00554657">
        <w:rPr>
          <w:rFonts w:ascii="Times New Roman" w:hAnsi="Times New Roman" w:cs="Times New Roman"/>
          <w:sz w:val="22"/>
        </w:rPr>
        <w:t>compared ten pair-wise group from five subtypes of thyroid disease</w:t>
      </w:r>
      <w:r w:rsidR="00CD6A80">
        <w:rPr>
          <w:rFonts w:ascii="Times New Roman" w:hAnsi="Times New Roman" w:cs="Times New Roman"/>
          <w:sz w:val="22"/>
        </w:rPr>
        <w:t xml:space="preserve"> </w:t>
      </w:r>
      <w:r w:rsidR="00CD6A80">
        <w:rPr>
          <w:rFonts w:ascii="Times New Roman" w:hAnsi="Times New Roman" w:cs="Times New Roman" w:hint="eastAsia"/>
          <w:sz w:val="22"/>
        </w:rPr>
        <w:t>with</w:t>
      </w:r>
      <w:r w:rsidR="00CD6A80">
        <w:rPr>
          <w:rFonts w:ascii="Times New Roman" w:hAnsi="Times New Roman" w:cs="Times New Roman"/>
          <w:sz w:val="22"/>
        </w:rPr>
        <w:t xml:space="preserve"> two-fold-change cutoff and adjust P-value thre</w:t>
      </w:r>
      <w:r w:rsidR="00CD6A80">
        <w:rPr>
          <w:rFonts w:ascii="Times New Roman" w:hAnsi="Times New Roman" w:cs="Times New Roman" w:hint="eastAsia"/>
          <w:sz w:val="22"/>
        </w:rPr>
        <w:t>s</w:t>
      </w:r>
      <w:r w:rsidR="00CD6A80">
        <w:rPr>
          <w:rFonts w:ascii="Times New Roman" w:hAnsi="Times New Roman" w:cs="Times New Roman"/>
          <w:sz w:val="22"/>
        </w:rPr>
        <w:t>hold</w:t>
      </w:r>
      <w:r w:rsidR="00554657">
        <w:rPr>
          <w:rFonts w:ascii="Times New Roman" w:hAnsi="Times New Roman" w:cs="Times New Roman"/>
          <w:sz w:val="22"/>
        </w:rPr>
        <w:t xml:space="preserve">. We found that the results </w:t>
      </w:r>
      <w:r w:rsidR="00CD6A80">
        <w:rPr>
          <w:rFonts w:ascii="Times New Roman" w:hAnsi="Times New Roman" w:cs="Times New Roman"/>
          <w:sz w:val="22"/>
        </w:rPr>
        <w:t xml:space="preserve">of volcano plot were in one-to-one correspondence </w:t>
      </w:r>
      <w:r w:rsidR="00554657">
        <w:rPr>
          <w:rFonts w:ascii="Times New Roman" w:hAnsi="Times New Roman" w:cs="Times New Roman"/>
          <w:sz w:val="22"/>
        </w:rPr>
        <w:t xml:space="preserve">with </w:t>
      </w:r>
      <w:r w:rsidR="00554657">
        <w:rPr>
          <w:rFonts w:ascii="Times New Roman" w:hAnsi="Times New Roman" w:cs="Times New Roman"/>
          <w:sz w:val="22"/>
        </w:rPr>
        <w:lastRenderedPageBreak/>
        <w:t>PCA analysis. There were only 33 and 61 differential proteins in AC and NM groups, respectively. As for the well distinguished group using PCA analysis, there were 890 and 987 regulated proteins in pairs of CN and NP</w:t>
      </w:r>
      <w:r w:rsidR="00BB0C19">
        <w:rPr>
          <w:rFonts w:ascii="Times New Roman" w:hAnsi="Times New Roman" w:cs="Times New Roman"/>
          <w:sz w:val="22"/>
        </w:rPr>
        <w:t xml:space="preserve"> (</w:t>
      </w:r>
      <w:r w:rsidR="00BB0C19" w:rsidRPr="00BB0C19">
        <w:rPr>
          <w:rFonts w:ascii="Times New Roman" w:hAnsi="Times New Roman" w:cs="Times New Roman"/>
          <w:b/>
          <w:sz w:val="22"/>
          <w:highlight w:val="yellow"/>
        </w:rPr>
        <w:t>Figure 4A, weigang,20181214</w:t>
      </w:r>
      <w:r w:rsidR="00BB0C19" w:rsidRPr="00BB0C19">
        <w:rPr>
          <w:rFonts w:ascii="Times New Roman" w:hAnsi="Times New Roman" w:cs="Times New Roman"/>
          <w:b/>
          <w:sz w:val="22"/>
        </w:rPr>
        <w:t>)</w:t>
      </w:r>
      <w:r w:rsidR="00D23525">
        <w:rPr>
          <w:rFonts w:ascii="Times New Roman" w:hAnsi="Times New Roman" w:cs="Times New Roman"/>
          <w:b/>
          <w:sz w:val="22"/>
        </w:rPr>
        <w:t xml:space="preserve"> </w:t>
      </w:r>
      <w:r w:rsidR="00D23525" w:rsidRPr="00D23525">
        <w:rPr>
          <w:rFonts w:ascii="Times New Roman" w:hAnsi="Times New Roman" w:cs="Times New Roman"/>
          <w:sz w:val="22"/>
        </w:rPr>
        <w:t xml:space="preserve">and detail of </w:t>
      </w:r>
      <w:r w:rsidR="00D23525" w:rsidRPr="00D23525">
        <w:rPr>
          <w:rFonts w:ascii="Times New Roman" w:hAnsi="Times New Roman" w:cs="Times New Roman"/>
          <w:sz w:val="22"/>
          <w:highlight w:val="yellow"/>
        </w:rPr>
        <w:t>protein list was in supplemental Table9</w:t>
      </w:r>
      <w:r w:rsidR="00D23525">
        <w:rPr>
          <w:rFonts w:ascii="Times New Roman" w:hAnsi="Times New Roman" w:cs="Times New Roman" w:hint="eastAsia"/>
          <w:sz w:val="22"/>
          <w:highlight w:val="yellow"/>
        </w:rPr>
        <w:t>,</w:t>
      </w:r>
      <w:r w:rsidR="00D23525">
        <w:rPr>
          <w:rFonts w:ascii="Times New Roman" w:hAnsi="Times New Roman" w:cs="Times New Roman"/>
          <w:sz w:val="22"/>
          <w:highlight w:val="yellow"/>
        </w:rPr>
        <w:t xml:space="preserve"> liuwei, 20181214</w:t>
      </w:r>
      <w:r w:rsidR="00554657">
        <w:rPr>
          <w:rFonts w:ascii="Times New Roman" w:hAnsi="Times New Roman" w:cs="Times New Roman"/>
          <w:sz w:val="22"/>
        </w:rPr>
        <w:t xml:space="preserve">. </w:t>
      </w:r>
    </w:p>
    <w:p w14:paraId="4619CF06" w14:textId="719F64D2" w:rsidR="00554657" w:rsidRDefault="00554657" w:rsidP="00647D37">
      <w:pPr>
        <w:rPr>
          <w:rFonts w:ascii="Times New Roman" w:hAnsi="Times New Roman" w:cs="Times New Roman"/>
          <w:sz w:val="22"/>
        </w:rPr>
      </w:pPr>
      <w:r>
        <w:rPr>
          <w:rFonts w:ascii="Times New Roman" w:hAnsi="Times New Roman" w:cs="Times New Roman" w:hint="eastAsia"/>
          <w:sz w:val="22"/>
        </w:rPr>
        <w:t>I</w:t>
      </w:r>
      <w:r>
        <w:rPr>
          <w:rFonts w:ascii="Times New Roman" w:hAnsi="Times New Roman" w:cs="Times New Roman"/>
          <w:sz w:val="22"/>
        </w:rPr>
        <w:t>n order to find the unique protein</w:t>
      </w:r>
      <w:r w:rsidR="00A377DC">
        <w:rPr>
          <w:rFonts w:ascii="Times New Roman" w:hAnsi="Times New Roman" w:cs="Times New Roman"/>
          <w:sz w:val="22"/>
        </w:rPr>
        <w:t>s</w:t>
      </w:r>
      <w:r>
        <w:rPr>
          <w:rFonts w:ascii="Times New Roman" w:hAnsi="Times New Roman" w:cs="Times New Roman"/>
          <w:sz w:val="22"/>
        </w:rPr>
        <w:t xml:space="preserve"> which could differentiate the two types of disease, we </w:t>
      </w:r>
      <w:r w:rsidR="00A377DC">
        <w:rPr>
          <w:rFonts w:ascii="Times New Roman" w:hAnsi="Times New Roman" w:cs="Times New Roman" w:hint="eastAsia"/>
          <w:sz w:val="22"/>
        </w:rPr>
        <w:t>c</w:t>
      </w:r>
      <w:r w:rsidR="00A377DC">
        <w:rPr>
          <w:rFonts w:ascii="Times New Roman" w:hAnsi="Times New Roman" w:cs="Times New Roman"/>
          <w:sz w:val="22"/>
        </w:rPr>
        <w:t>ompared each thyroid disease with other four types using</w:t>
      </w:r>
      <w:r>
        <w:rPr>
          <w:rFonts w:ascii="Times New Roman" w:hAnsi="Times New Roman" w:cs="Times New Roman"/>
          <w:sz w:val="22"/>
        </w:rPr>
        <w:t xml:space="preserve"> venn diagram</w:t>
      </w:r>
      <w:r w:rsidR="00A377DC">
        <w:rPr>
          <w:rFonts w:ascii="Times New Roman" w:hAnsi="Times New Roman" w:cs="Times New Roman"/>
          <w:sz w:val="22"/>
        </w:rPr>
        <w:t xml:space="preserve"> and the complementary sets were the unique protein we wanted</w:t>
      </w:r>
      <w:r w:rsidR="00E1063A">
        <w:rPr>
          <w:rFonts w:ascii="Times New Roman" w:hAnsi="Times New Roman" w:cs="Times New Roman"/>
          <w:sz w:val="22"/>
        </w:rPr>
        <w:t xml:space="preserve"> (</w:t>
      </w:r>
      <w:r w:rsidR="00E1063A" w:rsidRPr="006E0019">
        <w:rPr>
          <w:rFonts w:ascii="Times New Roman" w:hAnsi="Times New Roman" w:cs="Times New Roman"/>
          <w:b/>
          <w:sz w:val="22"/>
          <w:highlight w:val="yellow"/>
        </w:rPr>
        <w:t xml:space="preserve">sTable </w:t>
      </w:r>
      <w:r w:rsidR="00D06AEC">
        <w:rPr>
          <w:rFonts w:ascii="Times New Roman" w:hAnsi="Times New Roman" w:cs="Times New Roman" w:hint="eastAsia"/>
          <w:b/>
          <w:sz w:val="22"/>
          <w:highlight w:val="yellow"/>
        </w:rPr>
        <w:t>10</w:t>
      </w:r>
      <w:r w:rsidR="00D06AEC">
        <w:rPr>
          <w:rFonts w:ascii="Times New Roman" w:hAnsi="Times New Roman" w:cs="Times New Roman" w:hint="eastAsia"/>
          <w:b/>
          <w:sz w:val="22"/>
          <w:highlight w:val="yellow"/>
        </w:rPr>
        <w:t>，</w:t>
      </w:r>
      <w:r w:rsidR="00D06AEC">
        <w:rPr>
          <w:rFonts w:ascii="Times New Roman" w:hAnsi="Times New Roman" w:cs="Times New Roman" w:hint="eastAsia"/>
          <w:b/>
          <w:sz w:val="22"/>
          <w:highlight w:val="yellow"/>
        </w:rPr>
        <w:t>liuw</w:t>
      </w:r>
      <w:r w:rsidR="00D06AEC">
        <w:rPr>
          <w:rFonts w:ascii="Times New Roman" w:hAnsi="Times New Roman" w:cs="Times New Roman" w:hint="eastAsia"/>
          <w:b/>
          <w:sz w:val="22"/>
          <w:highlight w:val="yellow"/>
        </w:rPr>
        <w:t>，</w:t>
      </w:r>
      <w:r w:rsidR="00D06AEC">
        <w:rPr>
          <w:rFonts w:ascii="Times New Roman" w:hAnsi="Times New Roman" w:cs="Times New Roman" w:hint="eastAsia"/>
          <w:b/>
          <w:sz w:val="22"/>
          <w:highlight w:val="yellow"/>
        </w:rPr>
        <w:t>20181214</w:t>
      </w:r>
      <w:r w:rsidR="00E1063A">
        <w:rPr>
          <w:rFonts w:ascii="Times New Roman" w:hAnsi="Times New Roman" w:cs="Times New Roman"/>
          <w:sz w:val="22"/>
        </w:rPr>
        <w:t>)</w:t>
      </w:r>
      <w:r>
        <w:rPr>
          <w:rFonts w:ascii="Times New Roman" w:hAnsi="Times New Roman" w:cs="Times New Roman"/>
          <w:sz w:val="22"/>
        </w:rPr>
        <w:t>.</w:t>
      </w:r>
      <w:r w:rsidR="00A377DC">
        <w:rPr>
          <w:rFonts w:ascii="Times New Roman" w:hAnsi="Times New Roman" w:cs="Times New Roman"/>
          <w:sz w:val="22"/>
        </w:rPr>
        <w:t xml:space="preserve"> </w:t>
      </w:r>
    </w:p>
    <w:p w14:paraId="5A342327" w14:textId="70638C7B" w:rsidR="008637C1" w:rsidRDefault="008637C1" w:rsidP="00647D37">
      <w:pPr>
        <w:rPr>
          <w:rFonts w:ascii="Times New Roman" w:hAnsi="Times New Roman" w:cs="Times New Roman"/>
          <w:sz w:val="22"/>
        </w:rPr>
      </w:pPr>
    </w:p>
    <w:p w14:paraId="0271FAB1" w14:textId="75281D25" w:rsidR="00554657" w:rsidRDefault="00554657" w:rsidP="00647D37">
      <w:pPr>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igure 4A</w:t>
      </w:r>
    </w:p>
    <w:p w14:paraId="2F6C0CB3" w14:textId="77777777" w:rsidR="00C75887" w:rsidRDefault="00C75887" w:rsidP="002C1C9B">
      <w:pPr>
        <w:widowControl/>
        <w:jc w:val="left"/>
        <w:rPr>
          <w:rFonts w:ascii="Times New Roman" w:hAnsi="Times New Roman" w:cs="Times New Roman"/>
          <w:b/>
          <w:sz w:val="22"/>
        </w:rPr>
      </w:pPr>
      <w:r>
        <w:rPr>
          <w:noProof/>
        </w:rPr>
        <w:drawing>
          <wp:inline distT="0" distB="0" distL="0" distR="0" wp14:anchorId="7E8329AC" wp14:editId="332486D0">
            <wp:extent cx="1755648" cy="170428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2089" cy="1768784"/>
                    </a:xfrm>
                    <a:prstGeom prst="rect">
                      <a:avLst/>
                    </a:prstGeom>
                  </pic:spPr>
                </pic:pic>
              </a:graphicData>
            </a:graphic>
          </wp:inline>
        </w:drawing>
      </w:r>
      <w:r>
        <w:rPr>
          <w:noProof/>
        </w:rPr>
        <w:drawing>
          <wp:inline distT="0" distB="0" distL="0" distR="0" wp14:anchorId="5819A3A4" wp14:editId="7503E8B2">
            <wp:extent cx="1741018" cy="1654449"/>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8486" cy="1718562"/>
                    </a:xfrm>
                    <a:prstGeom prst="rect">
                      <a:avLst/>
                    </a:prstGeom>
                  </pic:spPr>
                </pic:pic>
              </a:graphicData>
            </a:graphic>
          </wp:inline>
        </w:drawing>
      </w:r>
      <w:r>
        <w:rPr>
          <w:noProof/>
        </w:rPr>
        <w:drawing>
          <wp:inline distT="0" distB="0" distL="0" distR="0" wp14:anchorId="3C5A429E" wp14:editId="4556711E">
            <wp:extent cx="1719072" cy="16977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88109" cy="1765936"/>
                    </a:xfrm>
                    <a:prstGeom prst="rect">
                      <a:avLst/>
                    </a:prstGeom>
                  </pic:spPr>
                </pic:pic>
              </a:graphicData>
            </a:graphic>
          </wp:inline>
        </w:drawing>
      </w:r>
    </w:p>
    <w:p w14:paraId="73B5598E" w14:textId="0F39973F" w:rsidR="00C75887" w:rsidRDefault="00C75887" w:rsidP="002C1C9B">
      <w:pPr>
        <w:widowControl/>
        <w:jc w:val="left"/>
        <w:rPr>
          <w:rFonts w:ascii="Times New Roman" w:hAnsi="Times New Roman" w:cs="Times New Roman"/>
          <w:b/>
          <w:sz w:val="22"/>
        </w:rPr>
      </w:pPr>
      <w:r>
        <w:rPr>
          <w:noProof/>
        </w:rPr>
        <w:drawing>
          <wp:inline distT="0" distB="0" distL="0" distR="0" wp14:anchorId="23BB88FE" wp14:editId="79C08D42">
            <wp:extent cx="1726387" cy="168565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5388" cy="1704203"/>
                    </a:xfrm>
                    <a:prstGeom prst="rect">
                      <a:avLst/>
                    </a:prstGeom>
                  </pic:spPr>
                </pic:pic>
              </a:graphicData>
            </a:graphic>
          </wp:inline>
        </w:drawing>
      </w:r>
      <w:r>
        <w:rPr>
          <w:noProof/>
        </w:rPr>
        <w:drawing>
          <wp:inline distT="0" distB="0" distL="0" distR="0" wp14:anchorId="6C374314" wp14:editId="1F15447D">
            <wp:extent cx="1755648" cy="167746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91415" cy="1711635"/>
                    </a:xfrm>
                    <a:prstGeom prst="rect">
                      <a:avLst/>
                    </a:prstGeom>
                  </pic:spPr>
                </pic:pic>
              </a:graphicData>
            </a:graphic>
          </wp:inline>
        </w:drawing>
      </w:r>
      <w:r>
        <w:rPr>
          <w:noProof/>
        </w:rPr>
        <w:drawing>
          <wp:inline distT="0" distB="0" distL="0" distR="0" wp14:anchorId="0AB42D7E" wp14:editId="75054513">
            <wp:extent cx="1755648" cy="169921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6405" cy="1748336"/>
                    </a:xfrm>
                    <a:prstGeom prst="rect">
                      <a:avLst/>
                    </a:prstGeom>
                  </pic:spPr>
                </pic:pic>
              </a:graphicData>
            </a:graphic>
          </wp:inline>
        </w:drawing>
      </w:r>
    </w:p>
    <w:p w14:paraId="5ED7CE6F" w14:textId="6CDACEC0" w:rsidR="00647D37" w:rsidRDefault="007C065D" w:rsidP="002C1C9B">
      <w:pPr>
        <w:widowControl/>
        <w:jc w:val="left"/>
        <w:rPr>
          <w:rFonts w:ascii="Times New Roman" w:hAnsi="Times New Roman" w:cs="Times New Roman"/>
          <w:b/>
          <w:sz w:val="22"/>
        </w:rPr>
      </w:pPr>
      <w:r>
        <w:rPr>
          <w:noProof/>
        </w:rPr>
        <w:drawing>
          <wp:inline distT="0" distB="0" distL="0" distR="0" wp14:anchorId="7F195D9E" wp14:editId="127E3F19">
            <wp:extent cx="1770278" cy="1697172"/>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45823" cy="1769597"/>
                    </a:xfrm>
                    <a:prstGeom prst="rect">
                      <a:avLst/>
                    </a:prstGeom>
                  </pic:spPr>
                </pic:pic>
              </a:graphicData>
            </a:graphic>
          </wp:inline>
        </w:drawing>
      </w:r>
      <w:r w:rsidR="00C75887">
        <w:rPr>
          <w:noProof/>
        </w:rPr>
        <w:drawing>
          <wp:inline distT="0" distB="0" distL="0" distR="0" wp14:anchorId="2F403213" wp14:editId="4184C8EC">
            <wp:extent cx="1769504" cy="1720504"/>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9580" cy="1778917"/>
                    </a:xfrm>
                    <a:prstGeom prst="rect">
                      <a:avLst/>
                    </a:prstGeom>
                  </pic:spPr>
                </pic:pic>
              </a:graphicData>
            </a:graphic>
          </wp:inline>
        </w:drawing>
      </w:r>
      <w:r w:rsidR="00C75887">
        <w:rPr>
          <w:noProof/>
        </w:rPr>
        <w:drawing>
          <wp:inline distT="0" distB="0" distL="0" distR="0" wp14:anchorId="18AC9526" wp14:editId="2169A48F">
            <wp:extent cx="1697127" cy="1668521"/>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34528" cy="1705292"/>
                    </a:xfrm>
                    <a:prstGeom prst="rect">
                      <a:avLst/>
                    </a:prstGeom>
                  </pic:spPr>
                </pic:pic>
              </a:graphicData>
            </a:graphic>
          </wp:inline>
        </w:drawing>
      </w:r>
    </w:p>
    <w:p w14:paraId="213A7C8F" w14:textId="094AF5D7" w:rsidR="00C75887" w:rsidRPr="006E0019" w:rsidRDefault="00C75887" w:rsidP="002C1C9B">
      <w:pPr>
        <w:widowControl/>
        <w:jc w:val="left"/>
        <w:rPr>
          <w:rFonts w:ascii="Times New Roman" w:hAnsi="Times New Roman" w:cs="Times New Roman"/>
          <w:b/>
          <w:sz w:val="22"/>
        </w:rPr>
      </w:pPr>
      <w:r>
        <w:rPr>
          <w:noProof/>
        </w:rPr>
        <w:drawing>
          <wp:inline distT="0" distB="0" distL="0" distR="0" wp14:anchorId="7B8B3057" wp14:editId="384CDBA4">
            <wp:extent cx="1674640" cy="1621815"/>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03210" cy="1649484"/>
                    </a:xfrm>
                    <a:prstGeom prst="rect">
                      <a:avLst/>
                    </a:prstGeom>
                  </pic:spPr>
                </pic:pic>
              </a:graphicData>
            </a:graphic>
          </wp:inline>
        </w:drawing>
      </w:r>
      <w:r w:rsidR="00C61EFA">
        <w:rPr>
          <w:noProof/>
        </w:rPr>
        <w:drawing>
          <wp:inline distT="0" distB="0" distL="0" distR="0" wp14:anchorId="362AB543" wp14:editId="4DF9750D">
            <wp:extent cx="1702035" cy="164623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9283" cy="1672587"/>
                    </a:xfrm>
                    <a:prstGeom prst="rect">
                      <a:avLst/>
                    </a:prstGeom>
                  </pic:spPr>
                </pic:pic>
              </a:graphicData>
            </a:graphic>
          </wp:inline>
        </w:drawing>
      </w:r>
      <w:r w:rsidR="00C61EFA">
        <w:rPr>
          <w:noProof/>
        </w:rPr>
        <w:drawing>
          <wp:inline distT="0" distB="0" distL="0" distR="0" wp14:anchorId="1BC5F08E" wp14:editId="3E7BA5C0">
            <wp:extent cx="1711105" cy="1637973"/>
            <wp:effectExtent l="0" t="0" r="381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3774" cy="1717109"/>
                    </a:xfrm>
                    <a:prstGeom prst="rect">
                      <a:avLst/>
                    </a:prstGeom>
                  </pic:spPr>
                </pic:pic>
              </a:graphicData>
            </a:graphic>
          </wp:inline>
        </w:drawing>
      </w:r>
    </w:p>
    <w:p w14:paraId="4226B3BF" w14:textId="30768B4D" w:rsidR="004F742C" w:rsidRDefault="00C61EFA" w:rsidP="004F742C">
      <w:pPr>
        <w:pStyle w:val="a9"/>
        <w:rPr>
          <w:rFonts w:ascii="Times New Roman" w:hAnsi="Times New Roman" w:cs="Times New Roman"/>
          <w:sz w:val="22"/>
        </w:rPr>
      </w:pPr>
      <w:r>
        <w:rPr>
          <w:noProof/>
        </w:rPr>
        <w:lastRenderedPageBreak/>
        <w:drawing>
          <wp:inline distT="0" distB="0" distL="0" distR="0" wp14:anchorId="6C54D9D9" wp14:editId="3CCEE944">
            <wp:extent cx="1640053" cy="1579830"/>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7181" cy="1634860"/>
                    </a:xfrm>
                    <a:prstGeom prst="rect">
                      <a:avLst/>
                    </a:prstGeom>
                  </pic:spPr>
                </pic:pic>
              </a:graphicData>
            </a:graphic>
          </wp:inline>
        </w:drawing>
      </w:r>
      <w:r w:rsidR="007E756B">
        <w:rPr>
          <w:rFonts w:ascii="Times New Roman" w:hAnsi="Times New Roman" w:cs="Times New Roman"/>
          <w:sz w:val="22"/>
        </w:rPr>
        <w:t>.</w:t>
      </w:r>
    </w:p>
    <w:p w14:paraId="2899708F" w14:textId="77777777" w:rsidR="008637C1" w:rsidRDefault="00554657" w:rsidP="004F742C">
      <w:pPr>
        <w:pStyle w:val="a9"/>
        <w:ind w:firstLine="440"/>
      </w:pPr>
      <w:r>
        <w:rPr>
          <w:rFonts w:ascii="Times New Roman" w:hAnsi="Times New Roman" w:cs="Times New Roman" w:hint="eastAsia"/>
          <w:sz w:val="22"/>
        </w:rPr>
        <w:t>B</w:t>
      </w:r>
      <w:r w:rsidR="008637C1" w:rsidRPr="008637C1">
        <w:t xml:space="preserve"> </w:t>
      </w:r>
    </w:p>
    <w:p w14:paraId="6C0D4AE6" w14:textId="31F1E98C" w:rsidR="00554657" w:rsidRDefault="008637C1" w:rsidP="004F742C">
      <w:pPr>
        <w:pStyle w:val="a9"/>
        <w:rPr>
          <w:rFonts w:ascii="Times New Roman" w:hAnsi="Times New Roman" w:cs="Times New Roman"/>
          <w:sz w:val="22"/>
        </w:rPr>
      </w:pPr>
      <w:r>
        <w:rPr>
          <w:noProof/>
        </w:rPr>
        <w:drawing>
          <wp:inline distT="0" distB="0" distL="0" distR="0" wp14:anchorId="2A767B26" wp14:editId="6FF8C83F">
            <wp:extent cx="1656369" cy="1440000"/>
            <wp:effectExtent l="0" t="0" r="127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56369" cy="1440000"/>
                    </a:xfrm>
                    <a:prstGeom prst="rect">
                      <a:avLst/>
                    </a:prstGeom>
                    <a:noFill/>
                    <a:ln>
                      <a:noFill/>
                    </a:ln>
                  </pic:spPr>
                </pic:pic>
              </a:graphicData>
            </a:graphic>
          </wp:inline>
        </w:drawing>
      </w:r>
      <w:r>
        <w:rPr>
          <w:noProof/>
        </w:rPr>
        <w:drawing>
          <wp:inline distT="0" distB="0" distL="0" distR="0" wp14:anchorId="1E5F2A29" wp14:editId="40809D3A">
            <wp:extent cx="1656369" cy="1440000"/>
            <wp:effectExtent l="0" t="0" r="127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56369" cy="1440000"/>
                    </a:xfrm>
                    <a:prstGeom prst="rect">
                      <a:avLst/>
                    </a:prstGeom>
                    <a:noFill/>
                    <a:ln>
                      <a:noFill/>
                    </a:ln>
                  </pic:spPr>
                </pic:pic>
              </a:graphicData>
            </a:graphic>
          </wp:inline>
        </w:drawing>
      </w:r>
      <w:r>
        <w:rPr>
          <w:noProof/>
        </w:rPr>
        <w:drawing>
          <wp:inline distT="0" distB="0" distL="0" distR="0" wp14:anchorId="43E13A11" wp14:editId="664082F7">
            <wp:extent cx="1656369" cy="1440000"/>
            <wp:effectExtent l="0" t="0" r="127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56369" cy="1440000"/>
                    </a:xfrm>
                    <a:prstGeom prst="rect">
                      <a:avLst/>
                    </a:prstGeom>
                    <a:noFill/>
                    <a:ln>
                      <a:noFill/>
                    </a:ln>
                  </pic:spPr>
                </pic:pic>
              </a:graphicData>
            </a:graphic>
          </wp:inline>
        </w:drawing>
      </w:r>
      <w:r>
        <w:rPr>
          <w:noProof/>
        </w:rPr>
        <w:drawing>
          <wp:inline distT="0" distB="0" distL="0" distR="0" wp14:anchorId="327D697B" wp14:editId="5A0F5741">
            <wp:extent cx="1656369" cy="1440000"/>
            <wp:effectExtent l="0" t="0" r="127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6369" cy="1440000"/>
                    </a:xfrm>
                    <a:prstGeom prst="rect">
                      <a:avLst/>
                    </a:prstGeom>
                    <a:noFill/>
                    <a:ln>
                      <a:noFill/>
                    </a:ln>
                  </pic:spPr>
                </pic:pic>
              </a:graphicData>
            </a:graphic>
          </wp:inline>
        </w:drawing>
      </w:r>
      <w:r>
        <w:rPr>
          <w:noProof/>
        </w:rPr>
        <w:drawing>
          <wp:inline distT="0" distB="0" distL="0" distR="0" wp14:anchorId="10445C38" wp14:editId="4BCDD295">
            <wp:extent cx="1656369" cy="1440000"/>
            <wp:effectExtent l="0" t="0" r="127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56369" cy="1440000"/>
                    </a:xfrm>
                    <a:prstGeom prst="rect">
                      <a:avLst/>
                    </a:prstGeom>
                    <a:noFill/>
                    <a:ln>
                      <a:noFill/>
                    </a:ln>
                  </pic:spPr>
                </pic:pic>
              </a:graphicData>
            </a:graphic>
          </wp:inline>
        </w:drawing>
      </w:r>
    </w:p>
    <w:p w14:paraId="6B95E2CE" w14:textId="77777777" w:rsidR="008637C1" w:rsidRDefault="00554657" w:rsidP="004F742C">
      <w:pPr>
        <w:pStyle w:val="a9"/>
        <w:ind w:firstLine="440"/>
        <w:rPr>
          <w:rFonts w:ascii="Times New Roman" w:hAnsi="Times New Roman" w:cs="Times New Roman"/>
          <w:sz w:val="22"/>
        </w:rPr>
      </w:pPr>
      <w:r>
        <w:rPr>
          <w:rFonts w:ascii="Times New Roman" w:hAnsi="Times New Roman" w:cs="Times New Roman" w:hint="eastAsia"/>
          <w:sz w:val="22"/>
        </w:rPr>
        <w:t>C</w:t>
      </w:r>
    </w:p>
    <w:p w14:paraId="6BE01F1A" w14:textId="29AF1E55" w:rsidR="007E756B" w:rsidRDefault="007E756B" w:rsidP="004F742C">
      <w:pPr>
        <w:pStyle w:val="a9"/>
        <w:ind w:firstLine="440"/>
        <w:rPr>
          <w:rFonts w:ascii="Times New Roman" w:hAnsi="Times New Roman" w:cs="Times New Roman"/>
          <w:sz w:val="22"/>
        </w:rPr>
      </w:pPr>
    </w:p>
    <w:p w14:paraId="24F8EC48" w14:textId="5615F1E7" w:rsidR="00554657" w:rsidRDefault="00554657" w:rsidP="004F742C">
      <w:pPr>
        <w:pStyle w:val="a9"/>
        <w:ind w:firstLine="440"/>
        <w:rPr>
          <w:rFonts w:ascii="Times New Roman" w:hAnsi="Times New Roman" w:cs="Times New Roman"/>
          <w:sz w:val="22"/>
        </w:rPr>
      </w:pPr>
      <w:r>
        <w:rPr>
          <w:rFonts w:ascii="Times New Roman" w:hAnsi="Times New Roman" w:cs="Times New Roman" w:hint="eastAsia"/>
          <w:sz w:val="22"/>
        </w:rPr>
        <w:t>D</w:t>
      </w:r>
    </w:p>
    <w:p w14:paraId="0A9AA20B" w14:textId="77777777" w:rsidR="00AB3590" w:rsidRDefault="00AB3590">
      <w:pPr>
        <w:rPr>
          <w:rFonts w:ascii="Times New Roman" w:hAnsi="Times New Roman" w:cs="Times New Roman"/>
          <w:b/>
          <w:sz w:val="22"/>
        </w:rPr>
      </w:pPr>
    </w:p>
    <w:p w14:paraId="0CEFB965" w14:textId="1B0ADBB0" w:rsidR="00D63619" w:rsidRDefault="00D63619">
      <w:pPr>
        <w:rPr>
          <w:rFonts w:ascii="Times New Roman" w:hAnsi="Times New Roman" w:cs="Times New Roman"/>
          <w:sz w:val="22"/>
        </w:rPr>
      </w:pPr>
      <w:r w:rsidRPr="006E0019">
        <w:rPr>
          <w:rFonts w:ascii="Times New Roman" w:hAnsi="Times New Roman" w:cs="Times New Roman"/>
          <w:b/>
          <w:sz w:val="22"/>
        </w:rPr>
        <w:t>Figure 4 Comparative analysis of differential expressed protein</w:t>
      </w:r>
      <w:r>
        <w:rPr>
          <w:rFonts w:ascii="Times New Roman" w:hAnsi="Times New Roman" w:cs="Times New Roman"/>
          <w:b/>
          <w:sz w:val="22"/>
        </w:rPr>
        <w:t xml:space="preserve">. </w:t>
      </w:r>
      <w:r w:rsidRPr="006E0019">
        <w:rPr>
          <w:rFonts w:ascii="Times New Roman" w:hAnsi="Times New Roman" w:cs="Times New Roman"/>
          <w:sz w:val="22"/>
        </w:rPr>
        <w:t xml:space="preserve">(A)Volcano plot for </w:t>
      </w:r>
      <w:r w:rsidR="0079286F">
        <w:rPr>
          <w:rFonts w:ascii="Times New Roman" w:hAnsi="Times New Roman" w:cs="Times New Roman"/>
          <w:sz w:val="22"/>
        </w:rPr>
        <w:t>ten</w:t>
      </w:r>
      <w:r w:rsidRPr="006E0019">
        <w:rPr>
          <w:rFonts w:ascii="Times New Roman" w:hAnsi="Times New Roman" w:cs="Times New Roman"/>
          <w:sz w:val="22"/>
        </w:rPr>
        <w:t xml:space="preserve"> pairs of protein expression comparation</w:t>
      </w:r>
      <w:r w:rsidR="008B79AE">
        <w:rPr>
          <w:rFonts w:ascii="Times New Roman" w:hAnsi="Times New Roman" w:cs="Times New Roman"/>
          <w:sz w:val="22"/>
        </w:rPr>
        <w:t>. N, M, A, C, P indicated that normal thyroid, multinodular goiter, follicular thyroid adenoma, follicular thyroid carcinoma and papillary thyroid carcinoma, respectively.</w:t>
      </w:r>
      <w:r w:rsidR="007E756B">
        <w:rPr>
          <w:rFonts w:ascii="Times New Roman" w:hAnsi="Times New Roman" w:cs="Times New Roman"/>
          <w:sz w:val="22"/>
        </w:rPr>
        <w:t xml:space="preserve"> </w:t>
      </w:r>
      <w:r w:rsidR="007E756B">
        <w:rPr>
          <w:rFonts w:ascii="Times New Roman" w:hAnsi="Times New Roman" w:cs="Times New Roman" w:hint="eastAsia"/>
          <w:sz w:val="22"/>
        </w:rPr>
        <w:t>(</w:t>
      </w:r>
      <w:r w:rsidR="007E756B">
        <w:rPr>
          <w:rFonts w:ascii="Times New Roman" w:hAnsi="Times New Roman" w:cs="Times New Roman"/>
          <w:sz w:val="22"/>
        </w:rPr>
        <w:t xml:space="preserve">B) </w:t>
      </w:r>
      <w:r w:rsidR="007E756B" w:rsidRPr="00E65C83">
        <w:rPr>
          <w:rFonts w:ascii="Times New Roman" w:hAnsi="Times New Roman" w:cs="Times New Roman"/>
          <w:sz w:val="22"/>
        </w:rPr>
        <w:t>Venn</w:t>
      </w:r>
      <w:r w:rsidR="007E756B">
        <w:rPr>
          <w:rFonts w:ascii="Times New Roman" w:hAnsi="Times New Roman" w:cs="Times New Roman"/>
          <w:sz w:val="22"/>
        </w:rPr>
        <w:t xml:space="preserve"> (C)</w:t>
      </w:r>
      <w:r w:rsidR="00554657">
        <w:rPr>
          <w:rFonts w:ascii="Times New Roman" w:hAnsi="Times New Roman" w:cs="Times New Roman"/>
          <w:sz w:val="22"/>
        </w:rPr>
        <w:t xml:space="preserve"> cluster analysis</w:t>
      </w:r>
      <w:r w:rsidR="007E756B">
        <w:rPr>
          <w:rFonts w:ascii="Times New Roman" w:hAnsi="Times New Roman" w:cs="Times New Roman"/>
          <w:sz w:val="22"/>
        </w:rPr>
        <w:t xml:space="preserve"> (D) protein network</w:t>
      </w:r>
      <w:r w:rsidR="00554657">
        <w:rPr>
          <w:rFonts w:ascii="Times New Roman" w:hAnsi="Times New Roman" w:cs="Times New Roman"/>
          <w:sz w:val="22"/>
        </w:rPr>
        <w:t xml:space="preserve"> (E)</w:t>
      </w:r>
      <w:r w:rsidR="00554657" w:rsidRPr="00554657">
        <w:rPr>
          <w:rFonts w:ascii="Times New Roman" w:hAnsi="Times New Roman" w:cs="Times New Roman"/>
          <w:sz w:val="22"/>
        </w:rPr>
        <w:t xml:space="preserve"> </w:t>
      </w:r>
      <w:r w:rsidR="00554657">
        <w:rPr>
          <w:rFonts w:ascii="Times New Roman" w:hAnsi="Times New Roman" w:cs="Times New Roman"/>
          <w:sz w:val="22"/>
        </w:rPr>
        <w:t xml:space="preserve">pathway </w:t>
      </w:r>
      <w:r w:rsidR="00554657" w:rsidRPr="00E65C83">
        <w:rPr>
          <w:rFonts w:ascii="Times New Roman" w:hAnsi="Times New Roman" w:cs="Times New Roman"/>
          <w:sz w:val="22"/>
        </w:rPr>
        <w:t>mapped to top hits for each pathological type</w:t>
      </w:r>
    </w:p>
    <w:p w14:paraId="03CA9952" w14:textId="77777777" w:rsidR="005A6187" w:rsidRDefault="005A6187" w:rsidP="005A6187">
      <w:pPr>
        <w:widowControl/>
        <w:contextualSpacing/>
        <w:jc w:val="left"/>
        <w:rPr>
          <w:rFonts w:ascii="Times New Roman" w:hAnsi="Times New Roman" w:cs="Times New Roman"/>
          <w:sz w:val="22"/>
        </w:rPr>
      </w:pPr>
    </w:p>
    <w:p w14:paraId="0E313FAB" w14:textId="0E689FE8" w:rsidR="00D63619" w:rsidRDefault="005A6187" w:rsidP="005A6187">
      <w:pPr>
        <w:widowControl/>
        <w:contextualSpacing/>
        <w:jc w:val="left"/>
        <w:rPr>
          <w:rFonts w:ascii="Times New Roman" w:hAnsi="Times New Roman" w:cs="Times New Roman"/>
          <w:b/>
          <w:sz w:val="22"/>
        </w:rPr>
      </w:pPr>
      <w:r w:rsidRPr="005A6187">
        <w:rPr>
          <w:rFonts w:ascii="Times New Roman" w:hAnsi="Times New Roman" w:cs="Times New Roman"/>
          <w:b/>
          <w:sz w:val="22"/>
        </w:rPr>
        <w:t>Protein asscitiated with turmor progress</w:t>
      </w:r>
    </w:p>
    <w:p w14:paraId="5ECB34D6" w14:textId="77777777" w:rsidR="005A6187" w:rsidRPr="005A6187" w:rsidRDefault="005A6187" w:rsidP="005A6187">
      <w:pPr>
        <w:widowControl/>
        <w:contextualSpacing/>
        <w:jc w:val="left"/>
        <w:rPr>
          <w:rFonts w:ascii="Times New Roman" w:hAnsi="Times New Roman" w:cs="Times New Roman"/>
          <w:b/>
          <w:sz w:val="22"/>
        </w:rPr>
      </w:pPr>
    </w:p>
    <w:p w14:paraId="239C04B1" w14:textId="09FFEB5B" w:rsidR="005A6187" w:rsidRPr="00E65C83" w:rsidRDefault="005A6187" w:rsidP="006E0019">
      <w:pPr>
        <w:pStyle w:val="a9"/>
        <w:widowControl/>
        <w:ind w:left="720" w:firstLineChars="0" w:firstLine="0"/>
        <w:contextualSpacing/>
        <w:jc w:val="left"/>
        <w:rPr>
          <w:rFonts w:ascii="Times New Roman" w:hAnsi="Times New Roman" w:cs="Times New Roman"/>
          <w:sz w:val="22"/>
        </w:rPr>
      </w:pPr>
      <w:r>
        <w:rPr>
          <w:noProof/>
        </w:rPr>
        <w:drawing>
          <wp:inline distT="0" distB="0" distL="0" distR="0" wp14:anchorId="39F4C605" wp14:editId="7E5D7DFC">
            <wp:extent cx="5265415" cy="8782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t="77521" b="-38"/>
                    <a:stretch/>
                  </pic:blipFill>
                  <pic:spPr bwMode="auto">
                    <a:xfrm>
                      <a:off x="0" y="0"/>
                      <a:ext cx="5274310" cy="879689"/>
                    </a:xfrm>
                    <a:prstGeom prst="rect">
                      <a:avLst/>
                    </a:prstGeom>
                    <a:ln>
                      <a:noFill/>
                    </a:ln>
                    <a:extLst>
                      <a:ext uri="{53640926-AAD7-44D8-BBD7-CCE9431645EC}">
                        <a14:shadowObscured xmlns:a14="http://schemas.microsoft.com/office/drawing/2010/main"/>
                      </a:ext>
                    </a:extLst>
                  </pic:spPr>
                </pic:pic>
              </a:graphicData>
            </a:graphic>
          </wp:inline>
        </w:drawing>
      </w:r>
    </w:p>
    <w:p w14:paraId="30CC18FD" w14:textId="7E8371B0" w:rsidR="005A6187" w:rsidRPr="005A6187" w:rsidRDefault="005A6187" w:rsidP="006E0019">
      <w:pPr>
        <w:rPr>
          <w:rFonts w:ascii="Times New Roman" w:hAnsi="Times New Roman" w:cs="Times New Roman"/>
          <w:b/>
          <w:sz w:val="22"/>
        </w:rPr>
      </w:pPr>
      <w:r w:rsidRPr="005A6187">
        <w:rPr>
          <w:rFonts w:ascii="Times New Roman" w:hAnsi="Times New Roman" w:cs="Times New Roman"/>
          <w:b/>
          <w:sz w:val="22"/>
        </w:rPr>
        <w:t>Figure 5 cluster analysis of protein associated with tumor progress</w:t>
      </w:r>
    </w:p>
    <w:p w14:paraId="677242B6" w14:textId="38F52D00" w:rsidR="004F742C" w:rsidRPr="006E0019" w:rsidRDefault="004F742C" w:rsidP="006E0019">
      <w:pPr>
        <w:rPr>
          <w:rFonts w:ascii="Times New Roman" w:hAnsi="Times New Roman" w:cs="Times New Roman"/>
          <w:b/>
          <w:sz w:val="22"/>
        </w:rPr>
      </w:pPr>
      <w:r w:rsidRPr="006E0019">
        <w:rPr>
          <w:rFonts w:ascii="Times New Roman" w:hAnsi="Times New Roman" w:cs="Times New Roman"/>
          <w:b/>
          <w:sz w:val="22"/>
          <w:highlight w:val="yellow"/>
        </w:rPr>
        <w:lastRenderedPageBreak/>
        <w:t xml:space="preserve">Figure </w:t>
      </w:r>
      <w:r w:rsidR="005A6187">
        <w:rPr>
          <w:rFonts w:ascii="Times New Roman" w:hAnsi="Times New Roman" w:cs="Times New Roman"/>
          <w:b/>
          <w:sz w:val="22"/>
          <w:highlight w:val="yellow"/>
        </w:rPr>
        <w:t>6</w:t>
      </w:r>
      <w:r w:rsidRPr="006E0019">
        <w:rPr>
          <w:rFonts w:ascii="Times New Roman" w:hAnsi="Times New Roman" w:cs="Times New Roman"/>
          <w:b/>
          <w:sz w:val="22"/>
          <w:highlight w:val="yellow"/>
        </w:rPr>
        <w:t xml:space="preserve"> validation of best distinguishing proteins in TMA of the 4 pathological types</w:t>
      </w:r>
    </w:p>
    <w:p w14:paraId="353D76F1" w14:textId="77777777" w:rsidR="001D47DE" w:rsidRDefault="001D47DE" w:rsidP="004F742C">
      <w:pPr>
        <w:rPr>
          <w:rFonts w:ascii="Times New Roman" w:hAnsi="Times New Roman" w:cs="Times New Roman"/>
          <w:b/>
          <w:sz w:val="22"/>
        </w:rPr>
      </w:pPr>
    </w:p>
    <w:p w14:paraId="408669E4" w14:textId="547C07A0" w:rsidR="004F742C" w:rsidRPr="00E65C83" w:rsidRDefault="004F742C" w:rsidP="004F742C">
      <w:pPr>
        <w:rPr>
          <w:rFonts w:ascii="Times New Roman" w:hAnsi="Times New Roman" w:cs="Times New Roman"/>
          <w:b/>
          <w:sz w:val="22"/>
        </w:rPr>
      </w:pPr>
      <w:r w:rsidRPr="00E65C83">
        <w:rPr>
          <w:rFonts w:ascii="Times New Roman" w:hAnsi="Times New Roman" w:cs="Times New Roman"/>
          <w:b/>
          <w:sz w:val="22"/>
        </w:rPr>
        <w:t xml:space="preserve">Figure X Combining discovery and validation sets </w:t>
      </w:r>
    </w:p>
    <w:p w14:paraId="7F991881" w14:textId="77777777" w:rsidR="004F742C" w:rsidRPr="006E0019" w:rsidRDefault="004F742C" w:rsidP="004F742C">
      <w:pPr>
        <w:rPr>
          <w:rFonts w:ascii="Times New Roman" w:hAnsi="Times New Roman" w:cs="Times New Roman"/>
          <w:sz w:val="22"/>
        </w:rPr>
      </w:pPr>
      <w:r w:rsidRPr="00E65C83">
        <w:rPr>
          <w:rFonts w:ascii="Times New Roman" w:hAnsi="Times New Roman" w:cs="Times New Roman"/>
          <w:sz w:val="22"/>
        </w:rPr>
        <w:t xml:space="preserve">Combination data- tSNE (different histologies), benign vs malignant PCA (maybe to </w:t>
      </w:r>
    </w:p>
    <w:p w14:paraId="2F4E1469" w14:textId="77777777" w:rsidR="004F742C" w:rsidRPr="00E65C83" w:rsidRDefault="004F742C" w:rsidP="004F742C">
      <w:pPr>
        <w:pStyle w:val="a9"/>
        <w:widowControl/>
        <w:numPr>
          <w:ilvl w:val="0"/>
          <w:numId w:val="5"/>
        </w:numPr>
        <w:ind w:firstLineChars="0"/>
        <w:contextualSpacing/>
        <w:jc w:val="left"/>
        <w:rPr>
          <w:rFonts w:ascii="Times New Roman" w:hAnsi="Times New Roman" w:cs="Times New Roman"/>
          <w:sz w:val="22"/>
        </w:rPr>
      </w:pPr>
      <w:r w:rsidRPr="00E65C83">
        <w:rPr>
          <w:rFonts w:ascii="Times New Roman" w:hAnsi="Times New Roman" w:cs="Times New Roman"/>
          <w:sz w:val="22"/>
        </w:rPr>
        <w:t>show that for the validation set which is indeterminate, it blurs the line more??</w:t>
      </w:r>
    </w:p>
    <w:p w14:paraId="6171CA3F" w14:textId="77777777" w:rsidR="004F742C" w:rsidRPr="00E65C83" w:rsidRDefault="004F742C" w:rsidP="004F742C">
      <w:pPr>
        <w:pStyle w:val="a9"/>
        <w:widowControl/>
        <w:numPr>
          <w:ilvl w:val="0"/>
          <w:numId w:val="5"/>
        </w:numPr>
        <w:ind w:firstLineChars="0"/>
        <w:contextualSpacing/>
        <w:jc w:val="left"/>
        <w:rPr>
          <w:rFonts w:ascii="Times New Roman" w:hAnsi="Times New Roman" w:cs="Times New Roman"/>
          <w:sz w:val="22"/>
        </w:rPr>
      </w:pPr>
      <w:r w:rsidRPr="00E65C83">
        <w:rPr>
          <w:rFonts w:ascii="Times New Roman" w:hAnsi="Times New Roman" w:cs="Times New Roman"/>
          <w:sz w:val="22"/>
        </w:rPr>
        <w:t>New model from combining to 540 samples</w:t>
      </w:r>
    </w:p>
    <w:p w14:paraId="6568C560" w14:textId="77777777" w:rsidR="004F742C" w:rsidRPr="00E65C83" w:rsidRDefault="004F742C" w:rsidP="004F742C">
      <w:pPr>
        <w:pStyle w:val="a9"/>
        <w:widowControl/>
        <w:numPr>
          <w:ilvl w:val="0"/>
          <w:numId w:val="5"/>
        </w:numPr>
        <w:ind w:firstLineChars="0"/>
        <w:contextualSpacing/>
        <w:jc w:val="left"/>
        <w:rPr>
          <w:rFonts w:ascii="Times New Roman" w:hAnsi="Times New Roman" w:cs="Times New Roman"/>
          <w:sz w:val="22"/>
        </w:rPr>
      </w:pPr>
      <w:r w:rsidRPr="00E65C83">
        <w:rPr>
          <w:rFonts w:ascii="Times New Roman" w:hAnsi="Times New Roman" w:cs="Times New Roman"/>
          <w:sz w:val="22"/>
        </w:rPr>
        <w:t>Bootstrap or other internal validation algorithm</w:t>
      </w:r>
    </w:p>
    <w:p w14:paraId="7B98F284" w14:textId="77777777" w:rsidR="004F742C" w:rsidRPr="006E0019" w:rsidRDefault="004F742C" w:rsidP="00527031">
      <w:pPr>
        <w:rPr>
          <w:rFonts w:ascii="Times New Roman" w:hAnsi="Times New Roman" w:cs="Times New Roman"/>
          <w:b/>
          <w:sz w:val="22"/>
        </w:rPr>
      </w:pPr>
    </w:p>
    <w:p w14:paraId="64B02ED1" w14:textId="22218931" w:rsidR="00A826CE" w:rsidRPr="006E0019" w:rsidRDefault="00A826CE" w:rsidP="00527031">
      <w:pPr>
        <w:rPr>
          <w:rFonts w:ascii="Times New Roman" w:hAnsi="Times New Roman" w:cs="Times New Roman"/>
          <w:b/>
          <w:sz w:val="22"/>
        </w:rPr>
      </w:pPr>
      <w:r w:rsidRPr="006E0019">
        <w:rPr>
          <w:rFonts w:ascii="Times New Roman" w:hAnsi="Times New Roman" w:cs="Times New Roman"/>
          <w:b/>
          <w:sz w:val="22"/>
        </w:rPr>
        <w:t>Discussion</w:t>
      </w:r>
    </w:p>
    <w:p w14:paraId="7F3A93F8" w14:textId="0A3F0F08" w:rsidR="00257401" w:rsidRDefault="008F11AC" w:rsidP="00527031">
      <w:pPr>
        <w:rPr>
          <w:rFonts w:ascii="Times New Roman" w:hAnsi="Times New Roman" w:cs="Times New Roman"/>
          <w:sz w:val="22"/>
        </w:rPr>
      </w:pPr>
      <w:r>
        <w:rPr>
          <w:rFonts w:ascii="Times New Roman" w:hAnsi="Times New Roman" w:cs="Times New Roman" w:hint="eastAsia"/>
          <w:sz w:val="22"/>
        </w:rPr>
        <w:t>I</w:t>
      </w:r>
      <w:r>
        <w:rPr>
          <w:rFonts w:ascii="Times New Roman" w:hAnsi="Times New Roman" w:cs="Times New Roman"/>
          <w:sz w:val="22"/>
        </w:rPr>
        <w:t xml:space="preserve">n the present study, we used </w:t>
      </w:r>
      <w:r>
        <w:rPr>
          <w:rFonts w:ascii="Times New Roman" w:hAnsi="Times New Roman" w:cs="Times New Roman" w:hint="eastAsia"/>
          <w:sz w:val="22"/>
        </w:rPr>
        <w:t>FFPE-PCT-</w:t>
      </w:r>
      <w:r>
        <w:rPr>
          <w:rFonts w:ascii="Times New Roman" w:hAnsi="Times New Roman" w:cs="Times New Roman"/>
          <w:sz w:val="22"/>
        </w:rPr>
        <w:t xml:space="preserve">DIA methodology to investigate different types of thyroid nodules </w:t>
      </w:r>
    </w:p>
    <w:p w14:paraId="3030557D" w14:textId="77777777" w:rsidR="008F11AC" w:rsidRPr="006E0019" w:rsidRDefault="008F11AC" w:rsidP="00527031">
      <w:pPr>
        <w:rPr>
          <w:rFonts w:ascii="Times New Roman" w:hAnsi="Times New Roman" w:cs="Times New Roman"/>
          <w:sz w:val="22"/>
        </w:rPr>
      </w:pPr>
    </w:p>
    <w:p w14:paraId="539504F3" w14:textId="77777777" w:rsidR="00CF208A" w:rsidRDefault="00CF208A">
      <w:pPr>
        <w:widowControl/>
        <w:jc w:val="left"/>
        <w:rPr>
          <w:rFonts w:ascii="Times New Roman" w:hAnsi="Times New Roman" w:cs="Times New Roman"/>
          <w:b/>
          <w:sz w:val="22"/>
        </w:rPr>
      </w:pPr>
      <w:r>
        <w:rPr>
          <w:rFonts w:ascii="Times New Roman" w:hAnsi="Times New Roman" w:cs="Times New Roman"/>
          <w:b/>
          <w:sz w:val="22"/>
        </w:rPr>
        <w:br w:type="page"/>
      </w:r>
    </w:p>
    <w:p w14:paraId="164E8817" w14:textId="10F2F45B" w:rsidR="002C1C9B" w:rsidRPr="006E0019" w:rsidRDefault="002C1C9B" w:rsidP="00527031">
      <w:pPr>
        <w:rPr>
          <w:rFonts w:ascii="Times New Roman" w:hAnsi="Times New Roman" w:cs="Times New Roman"/>
          <w:b/>
          <w:sz w:val="22"/>
        </w:rPr>
      </w:pPr>
      <w:r w:rsidRPr="006E0019">
        <w:rPr>
          <w:rFonts w:ascii="Times New Roman" w:hAnsi="Times New Roman" w:cs="Times New Roman"/>
          <w:b/>
          <w:sz w:val="22"/>
        </w:rPr>
        <w:lastRenderedPageBreak/>
        <w:t>Materials and Methods</w:t>
      </w:r>
    </w:p>
    <w:p w14:paraId="23B6F986" w14:textId="77777777" w:rsidR="001B3778" w:rsidRPr="00CF208A" w:rsidRDefault="001B3778" w:rsidP="001B3778">
      <w:pPr>
        <w:jc w:val="left"/>
        <w:outlineLvl w:val="0"/>
        <w:rPr>
          <w:rFonts w:ascii="Times New Roman" w:hAnsi="Times New Roman" w:cs="Times New Roman"/>
          <w:b/>
          <w:sz w:val="22"/>
        </w:rPr>
      </w:pPr>
      <w:r w:rsidRPr="00CF208A">
        <w:rPr>
          <w:rFonts w:ascii="Times New Roman" w:hAnsi="Times New Roman" w:cs="Times New Roman"/>
          <w:b/>
          <w:sz w:val="22"/>
        </w:rPr>
        <w:t>Patient and tissue samples</w:t>
      </w:r>
    </w:p>
    <w:p w14:paraId="3D8F4579" w14:textId="6B620A83" w:rsidR="001B3778" w:rsidRPr="006E0019" w:rsidRDefault="001B3778" w:rsidP="001B3778">
      <w:pPr>
        <w:pStyle w:val="a9"/>
        <w:ind w:firstLineChars="0"/>
        <w:jc w:val="left"/>
        <w:rPr>
          <w:rFonts w:ascii="Times New Roman" w:hAnsi="Times New Roman" w:cs="Times New Roman"/>
          <w:sz w:val="22"/>
        </w:rPr>
      </w:pPr>
      <w:r w:rsidRPr="006E0019">
        <w:rPr>
          <w:rFonts w:ascii="Times New Roman" w:hAnsi="Times New Roman" w:cs="Times New Roman"/>
          <w:sz w:val="22"/>
        </w:rPr>
        <w:t xml:space="preserve">FFPE specimens from patients with thyroid adenomas, nodular goiters or different thyroid cancer types, whom were treated in the Singapore General Hospital (SGH) between the year 2012-2017, have been retrospectively retrieved from the Pathology Department of SGH. Haematoxylin and eosin-stained slides from tissue blocks of every single patient were carefully reviewed by an experienced histopathologist who marked out the disease region for tissue coring. </w:t>
      </w:r>
      <w:bookmarkStart w:id="152" w:name="_Hlk523358818"/>
      <w:r w:rsidRPr="006E0019">
        <w:rPr>
          <w:rFonts w:ascii="Times New Roman" w:hAnsi="Times New Roman" w:cs="Times New Roman"/>
          <w:sz w:val="22"/>
        </w:rPr>
        <w:t>The sample cohort comprised multinodular goiter (MNG, 122 cases), papillary thyroid carcinoma (PTC, 105 cases), follicular adenoma (FA, 87 cases), follicular thyroid carcinoma (FTC, 46 cases) and normal thyroid (NT, 40 cases), in total there were 400 cases.</w:t>
      </w:r>
      <w:r w:rsidR="00CD700E" w:rsidRPr="006E0019">
        <w:rPr>
          <w:rFonts w:ascii="Times New Roman" w:hAnsi="Times New Roman" w:cs="Times New Roman"/>
          <w:sz w:val="22"/>
        </w:rPr>
        <w:t xml:space="preserve"> Normal thyroid tissues were obtained from parathyroidectomy cases or neck dissection specimens from cases of laryngeal or oesophageal cancers that have no thyroid pathology.</w:t>
      </w:r>
      <w:r w:rsidRPr="006E0019">
        <w:rPr>
          <w:rFonts w:ascii="Times New Roman" w:hAnsi="Times New Roman" w:cs="Times New Roman"/>
          <w:sz w:val="22"/>
        </w:rPr>
        <w:t xml:space="preserve"> </w:t>
      </w:r>
      <w:bookmarkEnd w:id="152"/>
      <w:r w:rsidR="003866B7" w:rsidRPr="006E0019">
        <w:rPr>
          <w:rFonts w:ascii="Times New Roman" w:hAnsi="Times New Roman" w:cs="Times New Roman"/>
          <w:sz w:val="22"/>
        </w:rPr>
        <w:t>Each case contained 3 biological replicates.</w:t>
      </w:r>
    </w:p>
    <w:p w14:paraId="3C690AD9" w14:textId="575B3CC2" w:rsidR="001B3778" w:rsidRPr="006E0019" w:rsidRDefault="003866B7" w:rsidP="001B3778">
      <w:pPr>
        <w:pStyle w:val="a9"/>
        <w:ind w:firstLine="440"/>
        <w:jc w:val="left"/>
        <w:rPr>
          <w:rFonts w:ascii="Times New Roman" w:hAnsi="Times New Roman" w:cs="Times New Roman"/>
          <w:sz w:val="22"/>
        </w:rPr>
      </w:pPr>
      <w:r w:rsidRPr="006E0019">
        <w:rPr>
          <w:rFonts w:ascii="Times New Roman" w:hAnsi="Times New Roman" w:cs="Times New Roman"/>
          <w:sz w:val="22"/>
        </w:rPr>
        <w:t>The selection of cases was excluded with extensive thyroiditis and/or inflammation and the pathological lesions of the cases were more than 1 cm in diameter. Pathologists viewed and marked haematoxylin-eosin stained slides and then each case were made 4 punch cores at the region of interest using a hollow metal needle of 1 mm internal diameter</w:t>
      </w:r>
      <w:r w:rsidR="001B3778" w:rsidRPr="006E0019">
        <w:rPr>
          <w:rFonts w:ascii="Times New Roman" w:hAnsi="Times New Roman" w:cs="Times New Roman"/>
          <w:sz w:val="22"/>
        </w:rPr>
        <w:t xml:space="preserve"> and 1</w:t>
      </w:r>
      <w:r w:rsidRPr="006E0019">
        <w:rPr>
          <w:rFonts w:ascii="Times New Roman" w:hAnsi="Times New Roman" w:cs="Times New Roman"/>
          <w:sz w:val="22"/>
        </w:rPr>
        <w:t xml:space="preserve"> </w:t>
      </w:r>
      <w:r w:rsidR="001B3778" w:rsidRPr="006E0019">
        <w:rPr>
          <w:rFonts w:ascii="Times New Roman" w:hAnsi="Times New Roman" w:cs="Times New Roman"/>
          <w:sz w:val="22"/>
        </w:rPr>
        <w:t>mm length. Each dry FFPE punch weight around 0.5 mg including wax.</w:t>
      </w:r>
    </w:p>
    <w:p w14:paraId="24D20325" w14:textId="4F8A9AEF" w:rsidR="001B3778" w:rsidRPr="006E0019" w:rsidRDefault="001B3778" w:rsidP="006E0019">
      <w:pPr>
        <w:ind w:firstLineChars="210" w:firstLine="462"/>
        <w:jc w:val="left"/>
        <w:rPr>
          <w:rFonts w:ascii="Times New Roman" w:hAnsi="Times New Roman" w:cs="Times New Roman"/>
          <w:sz w:val="22"/>
        </w:rPr>
      </w:pPr>
      <w:r w:rsidRPr="006E0019">
        <w:rPr>
          <w:rFonts w:ascii="Times New Roman" w:hAnsi="Times New Roman" w:cs="Times New Roman"/>
          <w:sz w:val="22"/>
          <w:highlight w:val="yellow"/>
        </w:rPr>
        <w:t>Ethics.</w:t>
      </w:r>
      <w:r w:rsidR="0053653C">
        <w:rPr>
          <w:rFonts w:ascii="Times New Roman" w:hAnsi="Times New Roman" w:cs="Times New Roman"/>
          <w:sz w:val="22"/>
          <w:highlight w:val="yellow"/>
        </w:rPr>
        <w:t xml:space="preserve">(Dr. </w:t>
      </w:r>
      <w:r w:rsidR="0053653C">
        <w:rPr>
          <w:rFonts w:ascii="Times New Roman" w:hAnsi="Times New Roman" w:cs="Times New Roman" w:hint="eastAsia"/>
          <w:sz w:val="22"/>
          <w:highlight w:val="yellow"/>
        </w:rPr>
        <w:t>Gopal</w:t>
      </w:r>
      <w:r w:rsidR="0053653C">
        <w:rPr>
          <w:rFonts w:ascii="Times New Roman" w:hAnsi="Times New Roman" w:cs="Times New Roman"/>
          <w:sz w:val="22"/>
          <w:highlight w:val="yellow"/>
        </w:rPr>
        <w:t>)</w:t>
      </w:r>
    </w:p>
    <w:p w14:paraId="27CF73E4" w14:textId="77777777" w:rsidR="001B3778" w:rsidRPr="006E0019" w:rsidRDefault="001B3778" w:rsidP="001B3778">
      <w:pPr>
        <w:jc w:val="left"/>
        <w:outlineLvl w:val="0"/>
        <w:rPr>
          <w:rFonts w:ascii="Times New Roman" w:hAnsi="Times New Roman" w:cs="Times New Roman"/>
          <w:sz w:val="22"/>
        </w:rPr>
      </w:pPr>
    </w:p>
    <w:p w14:paraId="5C9DB650" w14:textId="50DEDDE1" w:rsidR="001B3778" w:rsidRPr="00CF208A" w:rsidRDefault="001B3778" w:rsidP="001B3778">
      <w:pPr>
        <w:jc w:val="left"/>
        <w:outlineLvl w:val="0"/>
        <w:rPr>
          <w:rFonts w:ascii="Times New Roman" w:hAnsi="Times New Roman" w:cs="Times New Roman"/>
          <w:b/>
          <w:sz w:val="22"/>
        </w:rPr>
      </w:pPr>
      <w:r w:rsidRPr="00CF208A">
        <w:rPr>
          <w:rFonts w:ascii="Times New Roman" w:hAnsi="Times New Roman" w:cs="Times New Roman"/>
          <w:b/>
          <w:sz w:val="22"/>
        </w:rPr>
        <w:t xml:space="preserve">Dewaxing, rehydration and hydrolysis of FFPE tissues </w:t>
      </w:r>
      <w:r w:rsidR="00CF208A">
        <w:rPr>
          <w:rFonts w:ascii="Times New Roman" w:hAnsi="Times New Roman" w:cs="Times New Roman"/>
          <w:b/>
          <w:sz w:val="22"/>
        </w:rPr>
        <w:t>(</w:t>
      </w:r>
      <w:r w:rsidR="00CF208A" w:rsidRPr="00CF208A">
        <w:rPr>
          <w:rFonts w:ascii="Times New Roman" w:hAnsi="Times New Roman" w:cs="Times New Roman"/>
          <w:b/>
          <w:color w:val="FF0000"/>
          <w:sz w:val="22"/>
        </w:rPr>
        <w:t>Need to rewrite</w:t>
      </w:r>
      <w:r w:rsidR="00CF208A">
        <w:rPr>
          <w:rFonts w:ascii="Times New Roman" w:hAnsi="Times New Roman" w:cs="Times New Roman"/>
          <w:b/>
          <w:sz w:val="22"/>
        </w:rPr>
        <w:t>)</w:t>
      </w:r>
    </w:p>
    <w:p w14:paraId="2967F5A7" w14:textId="77777777" w:rsidR="001B3778" w:rsidRPr="006E0019" w:rsidRDefault="001B3778" w:rsidP="001B3778">
      <w:pPr>
        <w:ind w:firstLine="420"/>
        <w:jc w:val="left"/>
        <w:rPr>
          <w:rFonts w:ascii="Times New Roman" w:hAnsi="Times New Roman" w:cs="Times New Roman"/>
          <w:sz w:val="22"/>
        </w:rPr>
      </w:pPr>
      <w:r w:rsidRPr="006E0019">
        <w:rPr>
          <w:rFonts w:ascii="Times New Roman" w:hAnsi="Times New Roman" w:cs="Times New Roman"/>
          <w:sz w:val="22"/>
        </w:rPr>
        <w:t xml:space="preserve">For each case, three biological replicates of FFPE punches were processed. Before dewaxing, specimens were weighted and recorded. 1 ml heptane </w:t>
      </w:r>
      <w:bookmarkStart w:id="153" w:name="OLE_LINK8"/>
      <w:bookmarkStart w:id="154" w:name="OLE_LINK9"/>
      <w:bookmarkStart w:id="155" w:name="OLE_LINK10"/>
      <w:r w:rsidRPr="006E0019">
        <w:rPr>
          <w:rFonts w:ascii="Times New Roman" w:hAnsi="Times New Roman" w:cs="Times New Roman"/>
          <w:sz w:val="22"/>
        </w:rPr>
        <w:t xml:space="preserve">(Sigma) </w:t>
      </w:r>
      <w:bookmarkEnd w:id="153"/>
      <w:bookmarkEnd w:id="154"/>
      <w:bookmarkEnd w:id="155"/>
      <w:r w:rsidRPr="006E0019">
        <w:rPr>
          <w:rFonts w:ascii="Times New Roman" w:hAnsi="Times New Roman" w:cs="Times New Roman"/>
          <w:sz w:val="22"/>
        </w:rPr>
        <w:t xml:space="preserve">was added into a 1.5 ml tube containing FFPE tissue samples. The sample was then votexed at 800 rpm for 10 min at 25 degrees. This step was operated twice. </w:t>
      </w:r>
    </w:p>
    <w:p w14:paraId="1447D24D" w14:textId="77777777" w:rsidR="001B3778" w:rsidRPr="006E0019" w:rsidRDefault="001B3778" w:rsidP="001B3778">
      <w:pPr>
        <w:jc w:val="left"/>
        <w:rPr>
          <w:rFonts w:ascii="Times New Roman" w:hAnsi="Times New Roman" w:cs="Times New Roman"/>
          <w:sz w:val="22"/>
        </w:rPr>
      </w:pPr>
      <w:r w:rsidRPr="006E0019">
        <w:rPr>
          <w:rFonts w:ascii="Times New Roman" w:hAnsi="Times New Roman" w:cs="Times New Roman"/>
          <w:sz w:val="22"/>
        </w:rPr>
        <w:t xml:space="preserve">Discard heptane and add 1 ml 100% </w:t>
      </w:r>
      <w:bookmarkStart w:id="156" w:name="OLE_LINK11"/>
      <w:bookmarkStart w:id="157" w:name="OLE_LINK12"/>
      <w:bookmarkStart w:id="158" w:name="OLE_LINK13"/>
      <w:bookmarkStart w:id="159" w:name="OLE_LINK14"/>
      <w:r w:rsidRPr="006E0019">
        <w:rPr>
          <w:rFonts w:ascii="Times New Roman" w:hAnsi="Times New Roman" w:cs="Times New Roman"/>
          <w:sz w:val="22"/>
        </w:rPr>
        <w:t>ethanol</w:t>
      </w:r>
      <w:bookmarkEnd w:id="156"/>
      <w:bookmarkEnd w:id="157"/>
      <w:bookmarkEnd w:id="158"/>
      <w:bookmarkEnd w:id="159"/>
      <w:r w:rsidRPr="006E0019">
        <w:rPr>
          <w:rFonts w:ascii="Times New Roman" w:hAnsi="Times New Roman" w:cs="Times New Roman"/>
          <w:sz w:val="22"/>
        </w:rPr>
        <w:t xml:space="preserve"> </w:t>
      </w:r>
      <w:bookmarkStart w:id="160" w:name="OLE_LINK15"/>
      <w:bookmarkStart w:id="161" w:name="OLE_LINK16"/>
      <w:bookmarkStart w:id="162" w:name="OLE_LINK17"/>
      <w:r w:rsidRPr="006E0019">
        <w:rPr>
          <w:rFonts w:ascii="Times New Roman" w:hAnsi="Times New Roman" w:cs="Times New Roman"/>
          <w:sz w:val="22"/>
        </w:rPr>
        <w:t>(Sigma)</w:t>
      </w:r>
      <w:bookmarkEnd w:id="160"/>
      <w:bookmarkEnd w:id="161"/>
      <w:bookmarkEnd w:id="162"/>
      <w:r w:rsidRPr="006E0019">
        <w:rPr>
          <w:rFonts w:ascii="Times New Roman" w:hAnsi="Times New Roman" w:cs="Times New Roman"/>
          <w:sz w:val="22"/>
        </w:rPr>
        <w:t xml:space="preserve">, 200 ul of 90% ethanol, 200 ul of 75% ethanol successively into each tube and votexed at 800 rpm for 5 min at 25 degrees. Then tissues were transfered from each Eppendorf tubes into PCT-Micro Tubes and added 150 ul of 0.1% formic acid (Sigma)to each microtube, vertexed at 600 rpm for 30 min at 30 celsius degrees. Discard the supernatant and then wash tissue samples with 150 ul of 100 mM Tris-HCl (pH=10, Sigma). Pull off the supernatant. After washing, add 20 ul 100 mM Tris-HCl (pH=10) to each tube, gently vortex at 600 rpm for 30 min at 95 celsius degrees. Finally, cool down immediately at 4 celsius degrees. </w:t>
      </w:r>
    </w:p>
    <w:p w14:paraId="225B8427" w14:textId="77777777" w:rsidR="001B3778" w:rsidRPr="006E0019" w:rsidRDefault="001B3778" w:rsidP="001B3778">
      <w:pPr>
        <w:pStyle w:val="a9"/>
        <w:ind w:left="360" w:firstLine="440"/>
        <w:jc w:val="left"/>
        <w:rPr>
          <w:rFonts w:ascii="Times New Roman" w:hAnsi="Times New Roman" w:cs="Times New Roman"/>
          <w:sz w:val="22"/>
        </w:rPr>
      </w:pPr>
    </w:p>
    <w:p w14:paraId="2BE99E24" w14:textId="1D67D1D0" w:rsidR="001B3778" w:rsidRPr="00CF208A" w:rsidRDefault="001B3778" w:rsidP="001B3778">
      <w:pPr>
        <w:jc w:val="left"/>
        <w:outlineLvl w:val="0"/>
        <w:rPr>
          <w:rFonts w:ascii="Times New Roman" w:hAnsi="Times New Roman" w:cs="Times New Roman"/>
          <w:b/>
          <w:sz w:val="22"/>
        </w:rPr>
      </w:pPr>
      <w:r w:rsidRPr="00CF208A">
        <w:rPr>
          <w:rFonts w:ascii="Times New Roman" w:hAnsi="Times New Roman" w:cs="Times New Roman"/>
          <w:b/>
          <w:sz w:val="22"/>
        </w:rPr>
        <w:t xml:space="preserve">Tissue lysis, protein extraction and protein digestion </w:t>
      </w:r>
      <w:r w:rsidR="00CF208A">
        <w:rPr>
          <w:rFonts w:ascii="Times New Roman" w:hAnsi="Times New Roman" w:cs="Times New Roman"/>
          <w:b/>
          <w:sz w:val="22"/>
        </w:rPr>
        <w:t>(</w:t>
      </w:r>
      <w:r w:rsidR="00CF208A" w:rsidRPr="00CF208A">
        <w:rPr>
          <w:rFonts w:ascii="Times New Roman" w:hAnsi="Times New Roman" w:cs="Times New Roman"/>
          <w:b/>
          <w:color w:val="FF0000"/>
          <w:sz w:val="22"/>
        </w:rPr>
        <w:t>Need to rewrite</w:t>
      </w:r>
      <w:r w:rsidR="00CF208A">
        <w:rPr>
          <w:rFonts w:ascii="Times New Roman" w:hAnsi="Times New Roman" w:cs="Times New Roman"/>
          <w:b/>
          <w:sz w:val="22"/>
        </w:rPr>
        <w:t>)</w:t>
      </w:r>
    </w:p>
    <w:p w14:paraId="3C6499FA" w14:textId="77777777" w:rsidR="001B3778" w:rsidRPr="006E0019" w:rsidRDefault="001B3778" w:rsidP="001B3778">
      <w:pPr>
        <w:ind w:firstLine="420"/>
        <w:jc w:val="left"/>
        <w:rPr>
          <w:rFonts w:ascii="Times New Roman" w:hAnsi="Times New Roman" w:cs="Times New Roman"/>
          <w:sz w:val="22"/>
        </w:rPr>
      </w:pPr>
      <w:r w:rsidRPr="006E0019">
        <w:rPr>
          <w:rFonts w:ascii="Times New Roman" w:hAnsi="Times New Roman" w:cs="Times New Roman"/>
          <w:sz w:val="22"/>
        </w:rPr>
        <w:t xml:space="preserve">30 ul of lysis buffer was added to each microtube and close with MicroPestle and then performed by PCT. PCT program setting: </w:t>
      </w:r>
      <w:bookmarkStart w:id="163" w:name="OLE_LINK3"/>
      <w:bookmarkStart w:id="164" w:name="OLE_LINK37"/>
      <w:bookmarkStart w:id="165" w:name="OLE_LINK38"/>
      <w:r w:rsidRPr="006E0019">
        <w:rPr>
          <w:rFonts w:ascii="Times New Roman" w:hAnsi="Times New Roman" w:cs="Times New Roman"/>
          <w:sz w:val="22"/>
        </w:rPr>
        <w:t>90 cycles containing 25 s of 45,000 p.s.i. high pressure plus 10 s at ambient pressure</w:t>
      </w:r>
      <w:bookmarkEnd w:id="163"/>
      <w:bookmarkEnd w:id="164"/>
      <w:bookmarkEnd w:id="165"/>
      <w:r w:rsidRPr="006E0019">
        <w:rPr>
          <w:rFonts w:ascii="Times New Roman" w:hAnsi="Times New Roman" w:cs="Times New Roman"/>
          <w:sz w:val="22"/>
        </w:rPr>
        <w:t xml:space="preserve">, at 30 celsius degrees. After that, 10 mM Tris(2-carboxyethyl)phosphine hydrochloride (100 mM stock, 5 ul, </w:t>
      </w:r>
      <w:bookmarkStart w:id="166" w:name="OLE_LINK26"/>
      <w:bookmarkStart w:id="167" w:name="OLE_LINK27"/>
      <w:r w:rsidRPr="006E0019">
        <w:rPr>
          <w:rFonts w:ascii="Times New Roman" w:hAnsi="Times New Roman" w:cs="Times New Roman"/>
          <w:sz w:val="22"/>
        </w:rPr>
        <w:t>Sigma</w:t>
      </w:r>
      <w:bookmarkEnd w:id="166"/>
      <w:bookmarkEnd w:id="167"/>
      <w:r w:rsidRPr="006E0019">
        <w:rPr>
          <w:rFonts w:ascii="Times New Roman" w:hAnsi="Times New Roman" w:cs="Times New Roman"/>
          <w:sz w:val="22"/>
        </w:rPr>
        <w:t xml:space="preserve">) and 40 mM Iodoacetamide (800 mM stock, 2.5 ul, Sigma) were simultaneously added to the solution, followed by a 30 min incubation in the dark with gentle vortexing at 25 celsius degrees. lysC </w:t>
      </w:r>
      <w:bookmarkStart w:id="168" w:name="OLE_LINK28"/>
      <w:bookmarkStart w:id="169" w:name="OLE_LINK29"/>
      <w:bookmarkStart w:id="170" w:name="OLE_LINK30"/>
      <w:r w:rsidRPr="006E0019">
        <w:rPr>
          <w:rFonts w:ascii="Times New Roman" w:hAnsi="Times New Roman" w:cs="Times New Roman"/>
          <w:sz w:val="22"/>
        </w:rPr>
        <w:t>(Hualishi Scientific)</w:t>
      </w:r>
      <w:bookmarkEnd w:id="168"/>
      <w:bookmarkEnd w:id="169"/>
      <w:bookmarkEnd w:id="170"/>
      <w:r w:rsidRPr="006E0019">
        <w:rPr>
          <w:rFonts w:ascii="Times New Roman" w:hAnsi="Times New Roman" w:cs="Times New Roman"/>
          <w:sz w:val="22"/>
        </w:rPr>
        <w:t xml:space="preserve"> was added to each tube at ratio 40:1 (protein to lysC). PCT-assisted lysC digestion was performed with the following setting: 45 cycles containing 50s of high pressure at 20,000 p.s.i. plus 10 s at ambient pressure, at 30 degrees. Secondly, trypsin (Hualishi </w:t>
      </w:r>
      <w:r w:rsidRPr="006E0019">
        <w:rPr>
          <w:rFonts w:ascii="Times New Roman" w:hAnsi="Times New Roman" w:cs="Times New Roman"/>
          <w:sz w:val="22"/>
        </w:rPr>
        <w:lastRenderedPageBreak/>
        <w:t xml:space="preserve">Scientific) was added into each microtube for tryptic digestion. The protein to enzyme ratio is 50:1. PCT-assisted trypsin digestion was performed with the following setting: 90 cycles containing 50 s of high pressure at 20,000 p.s.i. plus 10 s at ambient pressure, at 30 degrees. </w:t>
      </w:r>
    </w:p>
    <w:p w14:paraId="7A73EFEC" w14:textId="77777777" w:rsidR="001B3778" w:rsidRPr="006E0019" w:rsidRDefault="001B3778" w:rsidP="001B3778">
      <w:pPr>
        <w:pStyle w:val="a9"/>
        <w:ind w:left="360" w:firstLine="440"/>
        <w:jc w:val="left"/>
        <w:rPr>
          <w:rFonts w:ascii="Times New Roman" w:hAnsi="Times New Roman" w:cs="Times New Roman"/>
          <w:sz w:val="22"/>
        </w:rPr>
      </w:pPr>
    </w:p>
    <w:p w14:paraId="4CC82459" w14:textId="537BD673" w:rsidR="001B3778" w:rsidRPr="006E0019" w:rsidRDefault="001B3778" w:rsidP="001B3778">
      <w:pPr>
        <w:jc w:val="left"/>
        <w:outlineLvl w:val="0"/>
        <w:rPr>
          <w:rFonts w:ascii="Times New Roman" w:hAnsi="Times New Roman" w:cs="Times New Roman"/>
          <w:b/>
          <w:sz w:val="22"/>
        </w:rPr>
      </w:pPr>
      <w:r w:rsidRPr="006E0019">
        <w:rPr>
          <w:rFonts w:ascii="Times New Roman" w:hAnsi="Times New Roman" w:cs="Times New Roman"/>
          <w:b/>
          <w:sz w:val="22"/>
        </w:rPr>
        <w:t xml:space="preserve">C18 Desalting </w:t>
      </w:r>
      <w:r w:rsidR="00CF208A">
        <w:rPr>
          <w:rFonts w:ascii="Times New Roman" w:hAnsi="Times New Roman" w:cs="Times New Roman"/>
          <w:b/>
          <w:sz w:val="22"/>
        </w:rPr>
        <w:t>(</w:t>
      </w:r>
      <w:r w:rsidR="00CF208A" w:rsidRPr="00CF208A">
        <w:rPr>
          <w:rFonts w:ascii="Times New Roman" w:hAnsi="Times New Roman" w:cs="Times New Roman"/>
          <w:b/>
          <w:color w:val="FF0000"/>
          <w:sz w:val="22"/>
        </w:rPr>
        <w:t>Need to rewrite</w:t>
      </w:r>
      <w:r w:rsidR="00CF208A">
        <w:rPr>
          <w:rFonts w:ascii="Times New Roman" w:hAnsi="Times New Roman" w:cs="Times New Roman"/>
          <w:b/>
          <w:sz w:val="22"/>
        </w:rPr>
        <w:t>)</w:t>
      </w:r>
    </w:p>
    <w:p w14:paraId="35274EA9" w14:textId="77777777" w:rsidR="001B3778" w:rsidRPr="006E0019" w:rsidRDefault="001B3778" w:rsidP="001B3778">
      <w:pPr>
        <w:jc w:val="left"/>
        <w:rPr>
          <w:rFonts w:ascii="Times New Roman" w:hAnsi="Times New Roman" w:cs="Times New Roman"/>
          <w:sz w:val="22"/>
        </w:rPr>
      </w:pPr>
      <w:r w:rsidRPr="006E0019">
        <w:rPr>
          <w:rFonts w:ascii="Times New Roman" w:hAnsi="Times New Roman" w:cs="Times New Roman"/>
          <w:sz w:val="22"/>
        </w:rPr>
        <w:t xml:space="preserve">The digested peptide solution was transferred from the microtube into a new Eppendorf tube. 10% trifluoroacetic acid (Thermo Fisher) was added to the solution at a final concentration of 1% to stop the digestion and to acidify the solution to pH 2-3. Peptides were then desalted by C18 spin columns (170 μg maximum capacity, The Nest Group) according to operating instructions. Finally, peptide eluates from C18 spin column were dried by speedvac (Christ). The dry peptide pellet were reconstituted </w:t>
      </w:r>
      <w:r w:rsidRPr="006E0019">
        <w:rPr>
          <w:rFonts w:ascii="Times New Roman" w:eastAsia="宋体" w:hAnsi="Times New Roman" w:cs="Times New Roman"/>
          <w:sz w:val="22"/>
        </w:rPr>
        <w:t>using 30</w:t>
      </w:r>
      <w:bookmarkStart w:id="171" w:name="OLE_LINK23"/>
      <w:bookmarkStart w:id="172" w:name="OLE_LINK24"/>
      <w:bookmarkStart w:id="173" w:name="OLE_LINK25"/>
      <w:bookmarkStart w:id="174" w:name="OLE_LINK4"/>
      <w:bookmarkStart w:id="175" w:name="OLE_LINK5"/>
      <w:r w:rsidRPr="006E0019">
        <w:rPr>
          <w:rFonts w:ascii="Times New Roman" w:eastAsia="宋体" w:hAnsi="Times New Roman" w:cs="Times New Roman"/>
          <w:sz w:val="22"/>
        </w:rPr>
        <w:t>μ</w:t>
      </w:r>
      <w:bookmarkEnd w:id="171"/>
      <w:bookmarkEnd w:id="172"/>
      <w:bookmarkEnd w:id="173"/>
      <w:bookmarkEnd w:id="174"/>
      <w:bookmarkEnd w:id="175"/>
      <w:r w:rsidRPr="006E0019">
        <w:rPr>
          <w:rFonts w:ascii="Times New Roman" w:eastAsia="宋体" w:hAnsi="Times New Roman" w:cs="Times New Roman"/>
          <w:sz w:val="22"/>
        </w:rPr>
        <w:t xml:space="preserve">l of MS buffer A </w:t>
      </w:r>
      <w:bookmarkStart w:id="176" w:name="OLE_LINK21"/>
      <w:bookmarkStart w:id="177" w:name="OLE_LINK22"/>
      <w:r w:rsidRPr="006E0019">
        <w:rPr>
          <w:rFonts w:ascii="Times New Roman" w:eastAsia="宋体" w:hAnsi="Times New Roman" w:cs="Times New Roman"/>
          <w:sz w:val="22"/>
        </w:rPr>
        <w:t>(98% HPLC water, 2% acetonitrile, 0.1% formic acid)</w:t>
      </w:r>
      <w:bookmarkEnd w:id="176"/>
      <w:bookmarkEnd w:id="177"/>
      <w:r w:rsidRPr="006E0019">
        <w:rPr>
          <w:rFonts w:ascii="Times New Roman" w:eastAsia="宋体" w:hAnsi="Times New Roman" w:cs="Times New Roman"/>
          <w:sz w:val="22"/>
        </w:rPr>
        <w:t xml:space="preserve">. </w:t>
      </w:r>
      <w:r w:rsidRPr="006E0019">
        <w:rPr>
          <w:rFonts w:ascii="Times New Roman" w:hAnsi="Times New Roman" w:cs="Times New Roman"/>
          <w:sz w:val="22"/>
        </w:rPr>
        <w:t xml:space="preserve">The peptide concentration was measured by Nanoscan (Analytic Jena) at A280. </w:t>
      </w:r>
    </w:p>
    <w:p w14:paraId="40018B8D" w14:textId="77777777" w:rsidR="001B3778" w:rsidRPr="006E0019" w:rsidRDefault="001B3778" w:rsidP="001B3778">
      <w:pPr>
        <w:pStyle w:val="a9"/>
        <w:ind w:left="360" w:firstLine="440"/>
        <w:jc w:val="left"/>
        <w:rPr>
          <w:rFonts w:ascii="Times New Roman" w:hAnsi="Times New Roman" w:cs="Times New Roman"/>
          <w:sz w:val="22"/>
        </w:rPr>
      </w:pPr>
    </w:p>
    <w:p w14:paraId="1653781E" w14:textId="77777777" w:rsidR="001B3778" w:rsidRPr="006E0019" w:rsidRDefault="001B3778" w:rsidP="001B3778">
      <w:pPr>
        <w:jc w:val="left"/>
        <w:outlineLvl w:val="0"/>
        <w:rPr>
          <w:rFonts w:ascii="Times New Roman" w:hAnsi="Times New Roman" w:cs="Times New Roman"/>
          <w:b/>
          <w:sz w:val="22"/>
        </w:rPr>
      </w:pPr>
      <w:r w:rsidRPr="006E0019">
        <w:rPr>
          <w:rFonts w:ascii="Times New Roman" w:hAnsi="Times New Roman" w:cs="Times New Roman"/>
          <w:b/>
          <w:sz w:val="22"/>
        </w:rPr>
        <w:t>DDA and DIA measurement on QE-HF</w:t>
      </w:r>
    </w:p>
    <w:p w14:paraId="1B33CCD9" w14:textId="77777777" w:rsidR="001B3778" w:rsidRPr="006E0019" w:rsidRDefault="001B3778" w:rsidP="001B3778">
      <w:pPr>
        <w:jc w:val="left"/>
        <w:rPr>
          <w:rFonts w:ascii="Times New Roman" w:eastAsia="宋体" w:hAnsi="Times New Roman" w:cs="Times New Roman"/>
          <w:sz w:val="22"/>
        </w:rPr>
      </w:pPr>
      <w:r w:rsidRPr="006E0019">
        <w:rPr>
          <w:rFonts w:ascii="Times New Roman" w:hAnsi="Times New Roman" w:cs="Times New Roman"/>
          <w:sz w:val="22"/>
        </w:rPr>
        <w:t xml:space="preserve">0.5 μg cleaned peptides were </w:t>
      </w:r>
      <w:bookmarkStart w:id="178" w:name="_Hlk523345332"/>
      <w:r w:rsidRPr="006E0019">
        <w:rPr>
          <w:rFonts w:ascii="Times New Roman" w:hAnsi="Times New Roman" w:cs="Times New Roman"/>
          <w:sz w:val="22"/>
        </w:rPr>
        <w:t>injected and analyzed by DIA-MS on a QE-HF mass spectrometer (Thermo Fisher Scientific)</w:t>
      </w:r>
      <w:bookmarkEnd w:id="178"/>
      <w:r w:rsidRPr="006E0019">
        <w:rPr>
          <w:rFonts w:ascii="Times New Roman" w:hAnsi="Times New Roman" w:cs="Times New Roman"/>
          <w:sz w:val="22"/>
        </w:rPr>
        <w:t xml:space="preserve">. </w:t>
      </w:r>
      <w:bookmarkStart w:id="179" w:name="OLE_LINK33"/>
      <w:bookmarkStart w:id="180" w:name="OLE_LINK34"/>
      <w:r w:rsidRPr="006E0019">
        <w:rPr>
          <w:rFonts w:ascii="Times New Roman" w:hAnsi="Times New Roman" w:cs="Times New Roman"/>
          <w:sz w:val="22"/>
        </w:rPr>
        <w:t xml:space="preserve">The LC gradient consisted of buffer A </w:t>
      </w:r>
      <w:r w:rsidRPr="006E0019">
        <w:rPr>
          <w:rFonts w:ascii="Times New Roman" w:eastAsia="宋体" w:hAnsi="Times New Roman" w:cs="Times New Roman"/>
          <w:sz w:val="22"/>
        </w:rPr>
        <w:t xml:space="preserve">(98% HPLC water, 2% acetonitrile, 0.1% formic acid) and buffer B (2% HPLC water, 98% acetonitrile, 0.1% formic acid). </w:t>
      </w:r>
      <w:bookmarkEnd w:id="179"/>
      <w:bookmarkEnd w:id="180"/>
    </w:p>
    <w:p w14:paraId="2D467248" w14:textId="77777777" w:rsidR="001B3778" w:rsidRPr="006E0019" w:rsidRDefault="001B3778" w:rsidP="001B3778">
      <w:pPr>
        <w:ind w:leftChars="86" w:left="181"/>
        <w:jc w:val="left"/>
        <w:rPr>
          <w:rFonts w:ascii="Times New Roman" w:eastAsia="宋体" w:hAnsi="Times New Roman" w:cs="Times New Roman"/>
          <w:sz w:val="22"/>
        </w:rPr>
      </w:pPr>
      <w:r w:rsidRPr="006E0019">
        <w:rPr>
          <w:rFonts w:ascii="Times New Roman" w:eastAsia="宋体" w:hAnsi="Times New Roman" w:cs="Times New Roman"/>
          <w:sz w:val="22"/>
        </w:rPr>
        <w:t xml:space="preserve">DDA: </w:t>
      </w:r>
    </w:p>
    <w:p w14:paraId="029AF8A5" w14:textId="05AD87B0" w:rsidR="001B3778" w:rsidRPr="006E0019" w:rsidRDefault="001B3778" w:rsidP="001B3778">
      <w:pPr>
        <w:jc w:val="left"/>
        <w:rPr>
          <w:rFonts w:ascii="Times New Roman" w:hAnsi="Times New Roman" w:cs="Times New Roman"/>
          <w:sz w:val="22"/>
        </w:rPr>
      </w:pPr>
      <w:r w:rsidRPr="006E0019">
        <w:rPr>
          <w:rFonts w:ascii="Times New Roman" w:eastAsia="宋体" w:hAnsi="Times New Roman" w:cs="Times New Roman"/>
          <w:sz w:val="22"/>
        </w:rPr>
        <w:t xml:space="preserve">DIA: </w:t>
      </w:r>
      <w:bookmarkStart w:id="181" w:name="OLE_LINK36"/>
      <w:bookmarkStart w:id="182" w:name="OLE_LINK39"/>
      <w:r w:rsidRPr="006E0019">
        <w:rPr>
          <w:rFonts w:ascii="Times New Roman" w:eastAsia="宋体" w:hAnsi="Times New Roman" w:cs="Times New Roman"/>
          <w:sz w:val="22"/>
        </w:rPr>
        <w:t>Peptides were separated with a linear gradient of 3% to 28% buffer B over 45 min gradient time at a flow rate of 0.3 μl</w:t>
      </w:r>
      <w:r w:rsidRPr="006E0019">
        <w:rPr>
          <w:rStyle w:val="fontstyle01"/>
          <w:rFonts w:ascii="Times New Roman" w:hAnsi="Times New Roman" w:cs="Times New Roman"/>
          <w:sz w:val="22"/>
          <w:szCs w:val="22"/>
        </w:rPr>
        <w:t>·min</w:t>
      </w:r>
      <w:r w:rsidRPr="006E0019">
        <w:rPr>
          <w:rStyle w:val="fontstyle01"/>
          <w:rFonts w:ascii="Times New Roman" w:hAnsi="Times New Roman" w:cs="Times New Roman"/>
          <w:sz w:val="22"/>
          <w:szCs w:val="22"/>
          <w:vertAlign w:val="superscript"/>
        </w:rPr>
        <w:t>-1</w:t>
      </w:r>
      <w:r w:rsidRPr="006E0019">
        <w:rPr>
          <w:rFonts w:ascii="Times New Roman" w:hAnsi="Times New Roman" w:cs="Times New Roman"/>
          <w:sz w:val="22"/>
        </w:rPr>
        <w:t>,</w:t>
      </w:r>
      <w:bookmarkEnd w:id="181"/>
      <w:bookmarkEnd w:id="182"/>
      <w:r w:rsidRPr="006E0019">
        <w:rPr>
          <w:rFonts w:ascii="Times New Roman" w:hAnsi="Times New Roman" w:cs="Times New Roman"/>
          <w:sz w:val="22"/>
        </w:rPr>
        <w:t xml:space="preserve"> and the DIA acquisition scheme to 24 variable windows ranging from 400 to 1000 m/z. </w:t>
      </w:r>
    </w:p>
    <w:p w14:paraId="0E41862B" w14:textId="77777777" w:rsidR="001B3778" w:rsidRPr="006E0019" w:rsidRDefault="001B3778" w:rsidP="001B3778">
      <w:pPr>
        <w:pStyle w:val="a9"/>
        <w:ind w:left="360" w:firstLine="440"/>
        <w:jc w:val="left"/>
        <w:rPr>
          <w:rFonts w:ascii="Times New Roman" w:hAnsi="Times New Roman" w:cs="Times New Roman"/>
          <w:sz w:val="22"/>
        </w:rPr>
      </w:pPr>
    </w:p>
    <w:p w14:paraId="02C4EA42" w14:textId="01F649F1" w:rsidR="001B3778" w:rsidRPr="006E0019" w:rsidRDefault="001B3778" w:rsidP="001B3778">
      <w:pPr>
        <w:jc w:val="left"/>
        <w:outlineLvl w:val="0"/>
        <w:rPr>
          <w:rFonts w:ascii="Times New Roman" w:hAnsi="Times New Roman" w:cs="Times New Roman"/>
          <w:b/>
          <w:sz w:val="22"/>
        </w:rPr>
      </w:pPr>
      <w:r w:rsidRPr="006E0019">
        <w:rPr>
          <w:rFonts w:ascii="Times New Roman" w:hAnsi="Times New Roman" w:cs="Times New Roman"/>
          <w:b/>
          <w:sz w:val="22"/>
        </w:rPr>
        <w:t>DIA library construction</w:t>
      </w:r>
      <w:r w:rsidR="00452EC9" w:rsidRPr="006E0019">
        <w:rPr>
          <w:rFonts w:ascii="Times New Roman" w:hAnsi="Times New Roman" w:cs="Times New Roman" w:hint="eastAsia"/>
          <w:b/>
          <w:sz w:val="22"/>
        </w:rPr>
        <w:t>（</w:t>
      </w:r>
      <w:r w:rsidR="00452EC9" w:rsidRPr="006E0019">
        <w:rPr>
          <w:rFonts w:ascii="Times New Roman" w:hAnsi="Times New Roman" w:cs="Times New Roman"/>
          <w:b/>
          <w:sz w:val="22"/>
          <w:highlight w:val="yellow"/>
        </w:rPr>
        <w:t>ask for tiansheng</w:t>
      </w:r>
      <w:r w:rsidR="00452EC9" w:rsidRPr="006E0019">
        <w:rPr>
          <w:rFonts w:ascii="Times New Roman" w:hAnsi="Times New Roman" w:cs="Times New Roman" w:hint="eastAsia"/>
          <w:b/>
          <w:sz w:val="22"/>
        </w:rPr>
        <w:t>）</w:t>
      </w:r>
    </w:p>
    <w:p w14:paraId="575B86CB" w14:textId="77777777" w:rsidR="001B3778" w:rsidRPr="006E0019" w:rsidRDefault="001B3778" w:rsidP="001B3778">
      <w:pPr>
        <w:jc w:val="left"/>
        <w:rPr>
          <w:rFonts w:ascii="Times New Roman" w:hAnsi="Times New Roman" w:cs="Times New Roman"/>
          <w:sz w:val="22"/>
        </w:rPr>
      </w:pPr>
      <w:r w:rsidRPr="006E0019">
        <w:rPr>
          <w:rFonts w:ascii="Times New Roman" w:hAnsi="Times New Roman" w:cs="Times New Roman"/>
          <w:sz w:val="22"/>
        </w:rPr>
        <w:t xml:space="preserve">We performed </w:t>
      </w:r>
      <w:r w:rsidRPr="006E0019">
        <w:rPr>
          <w:rFonts w:ascii="Times New Roman" w:hAnsi="Times New Roman" w:cs="Times New Roman"/>
          <w:sz w:val="22"/>
          <w:highlight w:val="yellow"/>
        </w:rPr>
        <w:t>204</w:t>
      </w:r>
      <w:r w:rsidRPr="006E0019">
        <w:rPr>
          <w:rFonts w:ascii="Times New Roman" w:hAnsi="Times New Roman" w:cs="Times New Roman"/>
          <w:sz w:val="22"/>
        </w:rPr>
        <w:t xml:space="preserve"> DDA analysis of tissue samples, either whole proteome or fractionated proteomes using SDS-PAGE, from #64## patients. The files were analyzed using </w:t>
      </w:r>
      <w:bookmarkStart w:id="183" w:name="_Hlk523345883"/>
      <w:bookmarkStart w:id="184" w:name="OLE_LINK35"/>
      <w:r w:rsidRPr="006E0019">
        <w:rPr>
          <w:rFonts w:ascii="Times New Roman" w:hAnsi="Times New Roman" w:cs="Times New Roman"/>
          <w:sz w:val="22"/>
        </w:rPr>
        <w:t>MaxQuant</w:t>
      </w:r>
      <w:r w:rsidRPr="006E0019">
        <w:rPr>
          <w:rFonts w:ascii="Times New Roman" w:hAnsi="Times New Roman" w:cs="Times New Roman" w:hint="eastAsia"/>
          <w:sz w:val="22"/>
        </w:rPr>
        <w:t>，</w:t>
      </w:r>
      <w:r w:rsidRPr="006E0019">
        <w:rPr>
          <w:rFonts w:ascii="Times New Roman" w:hAnsi="Times New Roman" w:cs="Times New Roman"/>
          <w:sz w:val="22"/>
        </w:rPr>
        <w:t xml:space="preserve"> leading to identification of ### peptide precursors from ### protein groups.</w:t>
      </w:r>
      <w:bookmarkEnd w:id="183"/>
      <w:bookmarkEnd w:id="184"/>
      <w:r w:rsidRPr="006E0019">
        <w:rPr>
          <w:rFonts w:ascii="Times New Roman" w:hAnsi="Times New Roman" w:cs="Times New Roman"/>
          <w:sz w:val="22"/>
        </w:rPr>
        <w:t xml:space="preserve"> Then we built a DIA library as described previously (cite Guo, Nature Med; Nature Protocol) containing ### peptide precursors from ### protein groups. </w:t>
      </w:r>
    </w:p>
    <w:p w14:paraId="07DD8C6F" w14:textId="77777777" w:rsidR="008D396B" w:rsidRDefault="008D396B" w:rsidP="001B3778">
      <w:pPr>
        <w:jc w:val="left"/>
        <w:rPr>
          <w:rFonts w:ascii="Times New Roman" w:hAnsi="Times New Roman" w:cs="Times New Roman"/>
          <w:sz w:val="22"/>
        </w:rPr>
      </w:pPr>
    </w:p>
    <w:p w14:paraId="6D4F0904" w14:textId="6564DF0E" w:rsidR="001B3778" w:rsidRPr="006E0019" w:rsidRDefault="008D396B" w:rsidP="001B3778">
      <w:pPr>
        <w:jc w:val="left"/>
        <w:rPr>
          <w:rFonts w:ascii="Times New Roman" w:hAnsi="Times New Roman" w:cs="Times New Roman"/>
          <w:b/>
          <w:sz w:val="22"/>
        </w:rPr>
      </w:pPr>
      <w:r w:rsidRPr="006E0019">
        <w:rPr>
          <w:rFonts w:ascii="Times New Roman" w:hAnsi="Times New Roman" w:cs="Times New Roman" w:hint="eastAsia"/>
          <w:b/>
          <w:sz w:val="22"/>
        </w:rPr>
        <w:t>R</w:t>
      </w:r>
      <w:r w:rsidRPr="006E0019">
        <w:rPr>
          <w:rFonts w:ascii="Times New Roman" w:hAnsi="Times New Roman" w:cs="Times New Roman"/>
          <w:b/>
          <w:sz w:val="22"/>
        </w:rPr>
        <w:t>andom Forest</w:t>
      </w:r>
      <w:r>
        <w:rPr>
          <w:rFonts w:ascii="Times New Roman" w:hAnsi="Times New Roman" w:cs="Times New Roman"/>
          <w:b/>
          <w:sz w:val="22"/>
        </w:rPr>
        <w:t xml:space="preserve"> (Wu)</w:t>
      </w:r>
    </w:p>
    <w:p w14:paraId="7B21BC1B" w14:textId="69CDFC5E" w:rsidR="008D396B" w:rsidRDefault="008D396B" w:rsidP="001B3778">
      <w:pPr>
        <w:jc w:val="left"/>
        <w:rPr>
          <w:rFonts w:ascii="Times New Roman" w:hAnsi="Times New Roman" w:cs="Times New Roman"/>
          <w:sz w:val="22"/>
        </w:rPr>
      </w:pPr>
    </w:p>
    <w:p w14:paraId="1E578BA6" w14:textId="1EF74E25" w:rsidR="008D396B" w:rsidRPr="006E0019" w:rsidRDefault="008D396B" w:rsidP="001B3778">
      <w:pPr>
        <w:jc w:val="left"/>
        <w:rPr>
          <w:rFonts w:ascii="Times New Roman" w:hAnsi="Times New Roman" w:cs="Times New Roman"/>
          <w:b/>
          <w:sz w:val="22"/>
        </w:rPr>
      </w:pPr>
      <w:r w:rsidRPr="006E0019">
        <w:rPr>
          <w:rFonts w:ascii="Times New Roman" w:hAnsi="Times New Roman" w:cs="Times New Roman" w:hint="eastAsia"/>
          <w:b/>
          <w:sz w:val="22"/>
        </w:rPr>
        <w:t>B</w:t>
      </w:r>
      <w:r w:rsidRPr="006E0019">
        <w:rPr>
          <w:rFonts w:ascii="Times New Roman" w:hAnsi="Times New Roman" w:cs="Times New Roman"/>
          <w:b/>
          <w:sz w:val="22"/>
        </w:rPr>
        <w:t>ioinformation analysis</w:t>
      </w:r>
    </w:p>
    <w:p w14:paraId="394E22AB" w14:textId="77777777" w:rsidR="008D396B" w:rsidRPr="006E0019" w:rsidRDefault="008D396B" w:rsidP="001B3778">
      <w:pPr>
        <w:jc w:val="left"/>
        <w:rPr>
          <w:rFonts w:ascii="Times New Roman" w:hAnsi="Times New Roman" w:cs="Times New Roman"/>
          <w:sz w:val="22"/>
        </w:rPr>
      </w:pPr>
    </w:p>
    <w:p w14:paraId="0C19C52F" w14:textId="77777777" w:rsidR="001B3778" w:rsidRPr="006E0019" w:rsidRDefault="001B3778" w:rsidP="001B3778">
      <w:pPr>
        <w:jc w:val="left"/>
        <w:outlineLvl w:val="0"/>
        <w:rPr>
          <w:rFonts w:ascii="Times New Roman" w:hAnsi="Times New Roman" w:cs="Times New Roman"/>
          <w:b/>
          <w:sz w:val="22"/>
        </w:rPr>
      </w:pPr>
      <w:r w:rsidRPr="006E0019">
        <w:rPr>
          <w:rFonts w:ascii="Times New Roman" w:hAnsi="Times New Roman" w:cs="Times New Roman"/>
          <w:b/>
          <w:sz w:val="22"/>
        </w:rPr>
        <w:t>Statistical analysis</w:t>
      </w:r>
    </w:p>
    <w:p w14:paraId="53AE50BF" w14:textId="7263D3B0" w:rsidR="001B3778" w:rsidRDefault="007D5759" w:rsidP="001B3778">
      <w:pPr>
        <w:jc w:val="left"/>
        <w:rPr>
          <w:rFonts w:ascii="Times New Roman" w:hAnsi="Times New Roman" w:cs="Times New Roman"/>
          <w:sz w:val="22"/>
        </w:rPr>
      </w:pPr>
      <w:r>
        <w:rPr>
          <w:rFonts w:ascii="Times New Roman" w:hAnsi="Times New Roman" w:cs="Times New Roman" w:hint="eastAsia"/>
          <w:sz w:val="22"/>
        </w:rPr>
        <w:t>S</w:t>
      </w:r>
      <w:r>
        <w:rPr>
          <w:rFonts w:ascii="Times New Roman" w:hAnsi="Times New Roman" w:cs="Times New Roman"/>
          <w:sz w:val="22"/>
        </w:rPr>
        <w:t xml:space="preserve">tatistical analysis was </w:t>
      </w:r>
      <w:r w:rsidR="0071453B">
        <w:rPr>
          <w:rFonts w:ascii="Times New Roman" w:hAnsi="Times New Roman" w:cs="Times New Roman"/>
          <w:sz w:val="22"/>
        </w:rPr>
        <w:t>performed using R software (version 3.5.1).</w:t>
      </w:r>
    </w:p>
    <w:p w14:paraId="7ABCFF7E" w14:textId="70260EEC" w:rsidR="0071453B" w:rsidRPr="006E0019" w:rsidRDefault="0071453B" w:rsidP="001B3778">
      <w:pPr>
        <w:jc w:val="left"/>
        <w:rPr>
          <w:rFonts w:ascii="Times New Roman" w:hAnsi="Times New Roman" w:cs="Times New Roman"/>
          <w:sz w:val="22"/>
        </w:rPr>
      </w:pPr>
      <w:r>
        <w:rPr>
          <w:rFonts w:ascii="Times New Roman" w:hAnsi="Times New Roman" w:cs="Times New Roman" w:hint="eastAsia"/>
          <w:sz w:val="22"/>
        </w:rPr>
        <w:t>S</w:t>
      </w:r>
      <w:r>
        <w:rPr>
          <w:rFonts w:ascii="Times New Roman" w:hAnsi="Times New Roman" w:cs="Times New Roman"/>
          <w:sz w:val="22"/>
        </w:rPr>
        <w:t xml:space="preserve">ensitivity, specificity, PPV and NPV were calculated following the established methodology. </w:t>
      </w:r>
    </w:p>
    <w:p w14:paraId="4E52BCFC" w14:textId="77777777" w:rsidR="002C1C9B" w:rsidRPr="006E0019" w:rsidRDefault="002C1C9B" w:rsidP="00527031">
      <w:pPr>
        <w:rPr>
          <w:rFonts w:ascii="Times New Roman" w:hAnsi="Times New Roman" w:cs="Times New Roman"/>
          <w:sz w:val="22"/>
        </w:rPr>
      </w:pPr>
    </w:p>
    <w:p w14:paraId="72FA7047" w14:textId="77777777" w:rsidR="00527031" w:rsidRPr="006E0019" w:rsidRDefault="00527031" w:rsidP="00527031">
      <w:pPr>
        <w:jc w:val="left"/>
        <w:outlineLvl w:val="0"/>
        <w:rPr>
          <w:rFonts w:ascii="Times New Roman" w:hAnsi="Times New Roman" w:cs="Times New Roman"/>
          <w:b/>
          <w:sz w:val="22"/>
        </w:rPr>
      </w:pPr>
      <w:r w:rsidRPr="006E0019">
        <w:rPr>
          <w:rFonts w:ascii="Times New Roman" w:hAnsi="Times New Roman" w:cs="Times New Roman"/>
          <w:b/>
          <w:sz w:val="22"/>
        </w:rPr>
        <w:t>References</w:t>
      </w:r>
    </w:p>
    <w:bookmarkStart w:id="185" w:name="_Hlk523355564"/>
    <w:p w14:paraId="0CB2519A" w14:textId="77777777" w:rsidR="00527031" w:rsidRPr="006E0019" w:rsidRDefault="00527031" w:rsidP="00527031">
      <w:pPr>
        <w:pStyle w:val="EndNoteBibliography"/>
        <w:rPr>
          <w:rFonts w:ascii="Times New Roman" w:hAnsi="Times New Roman" w:cs="Times New Roman"/>
          <w:sz w:val="22"/>
        </w:rPr>
      </w:pPr>
      <w:r w:rsidRPr="006E0019">
        <w:rPr>
          <w:rFonts w:ascii="Times New Roman" w:hAnsi="Times New Roman" w:cs="Times New Roman"/>
          <w:sz w:val="22"/>
        </w:rPr>
        <w:fldChar w:fldCharType="begin"/>
      </w:r>
      <w:r w:rsidRPr="006E0019">
        <w:rPr>
          <w:rFonts w:ascii="Times New Roman" w:hAnsi="Times New Roman" w:cs="Times New Roman"/>
          <w:sz w:val="22"/>
        </w:rPr>
        <w:instrText xml:space="preserve"> ADDIN EN.REFLIST </w:instrText>
      </w:r>
      <w:r w:rsidRPr="006E0019">
        <w:rPr>
          <w:rFonts w:ascii="Times New Roman" w:hAnsi="Times New Roman" w:cs="Times New Roman"/>
          <w:sz w:val="22"/>
        </w:rPr>
        <w:fldChar w:fldCharType="separate"/>
      </w:r>
      <w:bookmarkStart w:id="186" w:name="_ENREF_1"/>
      <w:r w:rsidRPr="006E0019">
        <w:rPr>
          <w:rFonts w:ascii="Times New Roman" w:hAnsi="Times New Roman" w:cs="Times New Roman"/>
          <w:sz w:val="22"/>
        </w:rPr>
        <w:t>1.</w:t>
      </w:r>
      <w:r w:rsidRPr="006E0019">
        <w:rPr>
          <w:rFonts w:ascii="Times New Roman" w:hAnsi="Times New Roman" w:cs="Times New Roman"/>
          <w:sz w:val="22"/>
        </w:rPr>
        <w:tab/>
        <w:t>Burman KD, Wartofsky L. CLINICAL PRACTICE. Thyroid Nodules. The New England journal of medicine 2015;373:2347-56.</w:t>
      </w:r>
      <w:bookmarkEnd w:id="186"/>
    </w:p>
    <w:p w14:paraId="2FF13386" w14:textId="77777777" w:rsidR="00527031" w:rsidRPr="006E0019" w:rsidRDefault="00527031" w:rsidP="00527031">
      <w:pPr>
        <w:pStyle w:val="EndNoteBibliography"/>
        <w:rPr>
          <w:rFonts w:ascii="Times New Roman" w:hAnsi="Times New Roman" w:cs="Times New Roman"/>
          <w:sz w:val="22"/>
        </w:rPr>
      </w:pPr>
      <w:bookmarkStart w:id="187" w:name="_ENREF_2"/>
      <w:r w:rsidRPr="006E0019">
        <w:rPr>
          <w:rFonts w:ascii="Times New Roman" w:hAnsi="Times New Roman" w:cs="Times New Roman"/>
          <w:sz w:val="22"/>
        </w:rPr>
        <w:t>2.</w:t>
      </w:r>
      <w:r w:rsidRPr="006E0019">
        <w:rPr>
          <w:rFonts w:ascii="Times New Roman" w:hAnsi="Times New Roman" w:cs="Times New Roman"/>
          <w:sz w:val="22"/>
        </w:rPr>
        <w:tab/>
        <w:t>Jameson JL. Minimizing unnecessary surgery for thyroid nodules. The New England journal of medicine 2012;367:765-7.</w:t>
      </w:r>
      <w:bookmarkEnd w:id="187"/>
    </w:p>
    <w:p w14:paraId="53526675" w14:textId="77777777" w:rsidR="00527031" w:rsidRPr="006E0019" w:rsidRDefault="00527031" w:rsidP="00527031">
      <w:pPr>
        <w:pStyle w:val="EndNoteBibliography"/>
        <w:rPr>
          <w:rFonts w:ascii="Times New Roman" w:hAnsi="Times New Roman" w:cs="Times New Roman"/>
          <w:sz w:val="22"/>
        </w:rPr>
      </w:pPr>
      <w:bookmarkStart w:id="188" w:name="_ENREF_3"/>
      <w:r w:rsidRPr="006E0019">
        <w:rPr>
          <w:rFonts w:ascii="Times New Roman" w:hAnsi="Times New Roman" w:cs="Times New Roman"/>
          <w:sz w:val="22"/>
        </w:rPr>
        <w:lastRenderedPageBreak/>
        <w:t>3.</w:t>
      </w:r>
      <w:r w:rsidRPr="006E0019">
        <w:rPr>
          <w:rFonts w:ascii="Times New Roman" w:hAnsi="Times New Roman" w:cs="Times New Roman"/>
          <w:sz w:val="22"/>
        </w:rPr>
        <w:tab/>
        <w:t>Siegel RL, Miller KD, Jemal A. Cancer statistics, 2018. CA: A Cancer Journal for Clinicians 2018;68:7-30.</w:t>
      </w:r>
      <w:bookmarkEnd w:id="188"/>
    </w:p>
    <w:p w14:paraId="1B317AFC" w14:textId="77777777" w:rsidR="00527031" w:rsidRPr="006E0019" w:rsidRDefault="00527031" w:rsidP="00527031">
      <w:pPr>
        <w:pStyle w:val="EndNoteBibliography"/>
        <w:rPr>
          <w:rFonts w:ascii="Times New Roman" w:hAnsi="Times New Roman" w:cs="Times New Roman"/>
          <w:sz w:val="22"/>
        </w:rPr>
      </w:pPr>
      <w:bookmarkStart w:id="189" w:name="_ENREF_4"/>
      <w:r w:rsidRPr="006E0019">
        <w:rPr>
          <w:rFonts w:ascii="Times New Roman" w:hAnsi="Times New Roman" w:cs="Times New Roman"/>
          <w:sz w:val="22"/>
        </w:rPr>
        <w:t>4.</w:t>
      </w:r>
      <w:r w:rsidRPr="006E0019">
        <w:rPr>
          <w:rFonts w:ascii="Times New Roman" w:hAnsi="Times New Roman" w:cs="Times New Roman"/>
          <w:sz w:val="22"/>
        </w:rPr>
        <w:tab/>
        <w:t>Faquin WC, Bongiovanni M, Sadow PM. Update in thyroid fine needle aspiration. Endocrine pathology 2011;22:178-83.</w:t>
      </w:r>
      <w:bookmarkEnd w:id="189"/>
    </w:p>
    <w:p w14:paraId="5447DF47" w14:textId="77777777" w:rsidR="00527031" w:rsidRPr="006E0019" w:rsidRDefault="00527031" w:rsidP="00527031">
      <w:pPr>
        <w:pStyle w:val="EndNoteBibliography"/>
        <w:rPr>
          <w:rFonts w:ascii="Times New Roman" w:hAnsi="Times New Roman" w:cs="Times New Roman"/>
          <w:sz w:val="22"/>
        </w:rPr>
      </w:pPr>
      <w:bookmarkStart w:id="190" w:name="_ENREF_5"/>
      <w:r w:rsidRPr="006E0019">
        <w:rPr>
          <w:rFonts w:ascii="Times New Roman" w:hAnsi="Times New Roman" w:cs="Times New Roman"/>
          <w:sz w:val="22"/>
        </w:rPr>
        <w:t>5.</w:t>
      </w:r>
      <w:r w:rsidRPr="006E0019">
        <w:rPr>
          <w:rFonts w:ascii="Times New Roman" w:hAnsi="Times New Roman" w:cs="Times New Roman"/>
          <w:sz w:val="22"/>
        </w:rPr>
        <w:tab/>
        <w:t>Alexander EK, Kennedy GC, Baloch ZW, et al. Preoperative diagnosis of benign thyroid nodules with indeterminate cytology. The New England journal of medicine 2012;367:705-15.</w:t>
      </w:r>
      <w:bookmarkEnd w:id="190"/>
    </w:p>
    <w:p w14:paraId="644D7671" w14:textId="77777777" w:rsidR="00527031" w:rsidRPr="006E0019" w:rsidRDefault="00527031" w:rsidP="00527031">
      <w:pPr>
        <w:pStyle w:val="EndNoteBibliography"/>
        <w:rPr>
          <w:rFonts w:ascii="Times New Roman" w:hAnsi="Times New Roman" w:cs="Times New Roman"/>
          <w:sz w:val="22"/>
        </w:rPr>
      </w:pPr>
      <w:bookmarkStart w:id="191" w:name="_ENREF_6"/>
      <w:r w:rsidRPr="006E0019">
        <w:rPr>
          <w:rFonts w:ascii="Times New Roman" w:hAnsi="Times New Roman" w:cs="Times New Roman"/>
          <w:sz w:val="22"/>
        </w:rPr>
        <w:t>6.</w:t>
      </w:r>
      <w:r w:rsidRPr="006E0019">
        <w:rPr>
          <w:rFonts w:ascii="Times New Roman" w:hAnsi="Times New Roman" w:cs="Times New Roman"/>
          <w:sz w:val="22"/>
        </w:rPr>
        <w:tab/>
        <w:t>Fisher SB, Perrier ND. The incidental thyroid nodule. CA Cancer J Clin 2018;68:97-105.</w:t>
      </w:r>
      <w:bookmarkEnd w:id="191"/>
    </w:p>
    <w:p w14:paraId="0AC5AA1E" w14:textId="77777777" w:rsidR="00527031" w:rsidRPr="006E0019" w:rsidRDefault="00527031" w:rsidP="00527031">
      <w:pPr>
        <w:pStyle w:val="EndNoteBibliography"/>
        <w:rPr>
          <w:rFonts w:ascii="Times New Roman" w:hAnsi="Times New Roman" w:cs="Times New Roman"/>
          <w:sz w:val="22"/>
        </w:rPr>
      </w:pPr>
      <w:bookmarkStart w:id="192" w:name="_ENREF_7"/>
      <w:r w:rsidRPr="006E0019">
        <w:rPr>
          <w:rFonts w:ascii="Times New Roman" w:hAnsi="Times New Roman" w:cs="Times New Roman"/>
          <w:sz w:val="22"/>
        </w:rPr>
        <w:t>7.</w:t>
      </w:r>
      <w:r w:rsidRPr="006E0019">
        <w:rPr>
          <w:rFonts w:ascii="Times New Roman" w:hAnsi="Times New Roman" w:cs="Times New Roman"/>
          <w:sz w:val="22"/>
        </w:rPr>
        <w:tab/>
        <w:t>La Vecchia C, Malvezzi M, Bosetti C, et al. Thyroid cancer mortality and incidence: a global overview. Int J Cancer 2015;136:2187-95.</w:t>
      </w:r>
      <w:bookmarkEnd w:id="192"/>
    </w:p>
    <w:p w14:paraId="5C1BE4F0" w14:textId="77777777" w:rsidR="00527031" w:rsidRPr="006E0019" w:rsidRDefault="00527031" w:rsidP="00527031">
      <w:pPr>
        <w:pStyle w:val="EndNoteBibliography"/>
        <w:rPr>
          <w:rFonts w:ascii="Times New Roman" w:hAnsi="Times New Roman" w:cs="Times New Roman"/>
          <w:sz w:val="22"/>
        </w:rPr>
      </w:pPr>
      <w:bookmarkStart w:id="193" w:name="_ENREF_8"/>
      <w:r w:rsidRPr="006E0019">
        <w:rPr>
          <w:rFonts w:ascii="Times New Roman" w:hAnsi="Times New Roman" w:cs="Times New Roman"/>
          <w:sz w:val="22"/>
        </w:rPr>
        <w:t>8.</w:t>
      </w:r>
      <w:r w:rsidRPr="006E0019">
        <w:rPr>
          <w:rFonts w:ascii="Times New Roman" w:hAnsi="Times New Roman" w:cs="Times New Roman"/>
          <w:sz w:val="22"/>
        </w:rPr>
        <w:tab/>
        <w:t>Chen W, Zheng R, Baade PD, et al. Cancer statistics in China, 2015. CA Cancer J Clin 2016;66:115-32.</w:t>
      </w:r>
      <w:bookmarkEnd w:id="193"/>
    </w:p>
    <w:p w14:paraId="352AB330" w14:textId="77777777" w:rsidR="00527031" w:rsidRPr="006E0019" w:rsidRDefault="00527031" w:rsidP="00527031">
      <w:pPr>
        <w:pStyle w:val="EndNoteBibliography"/>
        <w:rPr>
          <w:rFonts w:ascii="Times New Roman" w:hAnsi="Times New Roman" w:cs="Times New Roman"/>
          <w:sz w:val="22"/>
        </w:rPr>
      </w:pPr>
      <w:bookmarkStart w:id="194" w:name="_ENREF_9"/>
      <w:r w:rsidRPr="006E0019">
        <w:rPr>
          <w:rFonts w:ascii="Times New Roman" w:hAnsi="Times New Roman" w:cs="Times New Roman"/>
          <w:sz w:val="22"/>
        </w:rPr>
        <w:t>9.</w:t>
      </w:r>
      <w:r w:rsidRPr="006E0019">
        <w:rPr>
          <w:rFonts w:ascii="Times New Roman" w:hAnsi="Times New Roman" w:cs="Times New Roman"/>
          <w:sz w:val="22"/>
        </w:rPr>
        <w:tab/>
        <w:t>Aragon Han P, Olson Mt Fau - Fazeli R, Fazeli R Fau - Prescott JD, et al. The impact of molecular testing on the surgical management of patients with thyroid nodules. 2014.</w:t>
      </w:r>
      <w:bookmarkEnd w:id="194"/>
    </w:p>
    <w:p w14:paraId="422916C6" w14:textId="77777777" w:rsidR="00527031" w:rsidRPr="006E0019" w:rsidRDefault="00527031" w:rsidP="00527031">
      <w:pPr>
        <w:pStyle w:val="EndNoteBibliography"/>
        <w:rPr>
          <w:rFonts w:ascii="Times New Roman" w:hAnsi="Times New Roman" w:cs="Times New Roman"/>
          <w:sz w:val="22"/>
        </w:rPr>
      </w:pPr>
      <w:bookmarkStart w:id="195" w:name="_ENREF_10"/>
      <w:r w:rsidRPr="006E0019">
        <w:rPr>
          <w:rFonts w:ascii="Times New Roman" w:hAnsi="Times New Roman" w:cs="Times New Roman"/>
          <w:sz w:val="22"/>
        </w:rPr>
        <w:t>10.</w:t>
      </w:r>
      <w:r w:rsidRPr="006E0019">
        <w:rPr>
          <w:rFonts w:ascii="Times New Roman" w:hAnsi="Times New Roman" w:cs="Times New Roman"/>
          <w:sz w:val="22"/>
        </w:rPr>
        <w:tab/>
        <w:t>Fallahi P, Giannini R, Miccoli P, Antonelli A, Basolo F. Molecular diagnostics of fine needle aspiration for the presurgical screening of thyroid nodules.</w:t>
      </w:r>
      <w:bookmarkEnd w:id="195"/>
    </w:p>
    <w:p w14:paraId="3D5B77B5" w14:textId="77777777" w:rsidR="00527031" w:rsidRPr="006E0019" w:rsidRDefault="00527031" w:rsidP="00527031">
      <w:pPr>
        <w:pStyle w:val="EndNoteBibliography"/>
        <w:rPr>
          <w:rFonts w:ascii="Times New Roman" w:hAnsi="Times New Roman" w:cs="Times New Roman"/>
          <w:sz w:val="22"/>
        </w:rPr>
      </w:pPr>
      <w:bookmarkStart w:id="196" w:name="_ENREF_11"/>
      <w:r w:rsidRPr="006E0019">
        <w:rPr>
          <w:rFonts w:ascii="Times New Roman" w:hAnsi="Times New Roman" w:cs="Times New Roman"/>
          <w:sz w:val="22"/>
        </w:rPr>
        <w:t>11.</w:t>
      </w:r>
      <w:r w:rsidRPr="006E0019">
        <w:rPr>
          <w:rFonts w:ascii="Times New Roman" w:hAnsi="Times New Roman" w:cs="Times New Roman"/>
          <w:sz w:val="22"/>
        </w:rPr>
        <w:tab/>
        <w:t>Yip L, Ferris RL. Clinical application of molecular testing of fine-needle aspiration specimens in thyroid nodules.</w:t>
      </w:r>
      <w:bookmarkEnd w:id="196"/>
    </w:p>
    <w:p w14:paraId="790C230E" w14:textId="77777777" w:rsidR="00527031" w:rsidRPr="006E0019" w:rsidRDefault="00527031" w:rsidP="00527031">
      <w:pPr>
        <w:pStyle w:val="EndNoteBibliography"/>
        <w:rPr>
          <w:rFonts w:ascii="Times New Roman" w:hAnsi="Times New Roman" w:cs="Times New Roman"/>
          <w:sz w:val="22"/>
        </w:rPr>
      </w:pPr>
      <w:bookmarkStart w:id="197" w:name="_ENREF_12"/>
      <w:r w:rsidRPr="006E0019">
        <w:rPr>
          <w:rFonts w:ascii="Times New Roman" w:hAnsi="Times New Roman" w:cs="Times New Roman"/>
          <w:sz w:val="22"/>
        </w:rPr>
        <w:t>12.</w:t>
      </w:r>
      <w:r w:rsidRPr="006E0019">
        <w:rPr>
          <w:rFonts w:ascii="Times New Roman" w:hAnsi="Times New Roman" w:cs="Times New Roman"/>
          <w:sz w:val="22"/>
        </w:rPr>
        <w:tab/>
        <w:t>Nikiforova MN, Wald AI, Roy S, Durso MB, Nikiforov YE. Targeted next-generation sequencing panel (ThyroSeq) for detection of mutations in thyroid cancer. The Journal of clinical endocrinology and metabolism 2013;98:E1852-60.</w:t>
      </w:r>
      <w:bookmarkEnd w:id="197"/>
    </w:p>
    <w:p w14:paraId="61A9DB27" w14:textId="77777777" w:rsidR="00527031" w:rsidRPr="006E0019" w:rsidRDefault="00527031" w:rsidP="00527031">
      <w:pPr>
        <w:pStyle w:val="EndNoteBibliography"/>
        <w:rPr>
          <w:rFonts w:ascii="Times New Roman" w:hAnsi="Times New Roman" w:cs="Times New Roman"/>
          <w:sz w:val="22"/>
        </w:rPr>
      </w:pPr>
      <w:bookmarkStart w:id="198" w:name="_ENREF_13"/>
      <w:r w:rsidRPr="006E0019">
        <w:rPr>
          <w:rFonts w:ascii="Times New Roman" w:hAnsi="Times New Roman" w:cs="Times New Roman"/>
          <w:sz w:val="22"/>
        </w:rPr>
        <w:t>13.</w:t>
      </w:r>
      <w:r w:rsidRPr="006E0019">
        <w:rPr>
          <w:rFonts w:ascii="Times New Roman" w:hAnsi="Times New Roman" w:cs="Times New Roman"/>
          <w:sz w:val="22"/>
        </w:rPr>
        <w:tab/>
        <w:t>Guo T, Kouvonen P, Koh CC, et al. Rapid mass spectrometric conversion of tissue biopsy samples into permanent quantitative digital proteome maps. Nature medicine 2015;21:407-13.</w:t>
      </w:r>
      <w:bookmarkEnd w:id="198"/>
    </w:p>
    <w:p w14:paraId="4C4945CD" w14:textId="77777777" w:rsidR="00527031" w:rsidRPr="006E0019" w:rsidRDefault="00527031" w:rsidP="00527031">
      <w:pPr>
        <w:pStyle w:val="EndNoteBibliography"/>
        <w:rPr>
          <w:rFonts w:ascii="Times New Roman" w:hAnsi="Times New Roman" w:cs="Times New Roman"/>
          <w:sz w:val="22"/>
        </w:rPr>
      </w:pPr>
      <w:bookmarkStart w:id="199" w:name="_ENREF_14"/>
      <w:r w:rsidRPr="006E0019">
        <w:rPr>
          <w:rFonts w:ascii="Times New Roman" w:hAnsi="Times New Roman" w:cs="Times New Roman"/>
          <w:sz w:val="22"/>
        </w:rPr>
        <w:t>14.</w:t>
      </w:r>
      <w:r w:rsidRPr="006E0019">
        <w:rPr>
          <w:rFonts w:ascii="Times New Roman" w:hAnsi="Times New Roman" w:cs="Times New Roman"/>
          <w:sz w:val="22"/>
        </w:rPr>
        <w:tab/>
        <w:t>Shao S, Guo T, Koh CC, et al. Minimal sample requirement for highly multiplexed protein quantification in cell lines and tissues by PCT-SWATH mass spectrometry. Proteomics 2015;15:3711-21.</w:t>
      </w:r>
      <w:bookmarkEnd w:id="199"/>
    </w:p>
    <w:p w14:paraId="3207B31F" w14:textId="77777777" w:rsidR="00527031" w:rsidRPr="006E0019" w:rsidRDefault="00527031" w:rsidP="00527031">
      <w:pPr>
        <w:pStyle w:val="EndNoteBibliography"/>
        <w:rPr>
          <w:rFonts w:ascii="Times New Roman" w:hAnsi="Times New Roman" w:cs="Times New Roman"/>
          <w:sz w:val="22"/>
        </w:rPr>
      </w:pPr>
      <w:bookmarkStart w:id="200" w:name="_ENREF_15"/>
      <w:r w:rsidRPr="006E0019">
        <w:rPr>
          <w:rFonts w:ascii="Times New Roman" w:hAnsi="Times New Roman" w:cs="Times New Roman"/>
          <w:sz w:val="22"/>
        </w:rPr>
        <w:t>15.</w:t>
      </w:r>
      <w:r w:rsidRPr="006E0019">
        <w:rPr>
          <w:rFonts w:ascii="Times New Roman" w:hAnsi="Times New Roman" w:cs="Times New Roman"/>
          <w:sz w:val="22"/>
        </w:rPr>
        <w:tab/>
        <w:t>Shao S, Guo T, Gross V, et al. Reproducible Tissue Homogenization and Protein Extraction for Quantitative Proteomics Using MicroPestle-Assisted Pressure-Cycling Technology. Journal of proteome research 2016;15:1821-9.</w:t>
      </w:r>
      <w:bookmarkEnd w:id="200"/>
    </w:p>
    <w:p w14:paraId="6C6F8A72" w14:textId="77777777" w:rsidR="00527031" w:rsidRPr="006E0019" w:rsidRDefault="00527031" w:rsidP="00527031">
      <w:pPr>
        <w:pStyle w:val="EndNoteBibliography"/>
        <w:rPr>
          <w:rFonts w:ascii="Times New Roman" w:hAnsi="Times New Roman" w:cs="Times New Roman"/>
          <w:sz w:val="22"/>
        </w:rPr>
      </w:pPr>
      <w:bookmarkStart w:id="201" w:name="_ENREF_16"/>
      <w:r w:rsidRPr="006E0019">
        <w:rPr>
          <w:rFonts w:ascii="Times New Roman" w:hAnsi="Times New Roman" w:cs="Times New Roman"/>
          <w:sz w:val="22"/>
        </w:rPr>
        <w:t>16.</w:t>
      </w:r>
      <w:r w:rsidRPr="006E0019">
        <w:rPr>
          <w:rFonts w:ascii="Times New Roman" w:hAnsi="Times New Roman" w:cs="Times New Roman"/>
          <w:sz w:val="22"/>
        </w:rPr>
        <w:tab/>
        <w:t>Gillet LC, Navarro P, Tate S, et al. Targeted data extraction of the MS/MS spectra generated by data-independent acquisition: a new concept for consistent and accurate proteome analysis. Molecular &amp; cellular proteomics : MCP 2012;11:O111.016717.</w:t>
      </w:r>
      <w:bookmarkEnd w:id="201"/>
    </w:p>
    <w:p w14:paraId="6320B7E2" w14:textId="0E1F1D9F" w:rsidR="00527031" w:rsidRPr="006E0019" w:rsidRDefault="00527031" w:rsidP="00527031">
      <w:pPr>
        <w:rPr>
          <w:rFonts w:ascii="Times New Roman" w:hAnsi="Times New Roman" w:cs="Times New Roman"/>
          <w:sz w:val="22"/>
        </w:rPr>
      </w:pPr>
      <w:r w:rsidRPr="006E0019">
        <w:rPr>
          <w:rFonts w:ascii="Times New Roman" w:hAnsi="Times New Roman" w:cs="Times New Roman"/>
          <w:sz w:val="22"/>
        </w:rPr>
        <w:fldChar w:fldCharType="end"/>
      </w:r>
      <w:bookmarkEnd w:id="185"/>
    </w:p>
    <w:sectPr w:rsidR="00527031" w:rsidRPr="006E00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1D5584" w14:textId="77777777" w:rsidR="00F25C85" w:rsidRDefault="00F25C85" w:rsidP="00527031">
      <w:r>
        <w:separator/>
      </w:r>
    </w:p>
  </w:endnote>
  <w:endnote w:type="continuationSeparator" w:id="0">
    <w:p w14:paraId="6D99EA8A" w14:textId="77777777" w:rsidR="00F25C85" w:rsidRDefault="00F25C85" w:rsidP="005270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34C07C" w14:textId="77777777" w:rsidR="00F25C85" w:rsidRDefault="00F25C85" w:rsidP="00527031">
      <w:r>
        <w:separator/>
      </w:r>
    </w:p>
  </w:footnote>
  <w:footnote w:type="continuationSeparator" w:id="0">
    <w:p w14:paraId="74137A6F" w14:textId="77777777" w:rsidR="00F25C85" w:rsidRDefault="00F25C85" w:rsidP="005270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11.05pt;height:11.05pt" o:bullet="t">
        <v:imagedata r:id="rId1" o:title="mso117B"/>
      </v:shape>
    </w:pict>
  </w:numPicBullet>
  <w:abstractNum w:abstractNumId="0" w15:restartNumberingAfterBreak="0">
    <w:nsid w:val="23262520"/>
    <w:multiLevelType w:val="hybridMultilevel"/>
    <w:tmpl w:val="CDB67BAE"/>
    <w:lvl w:ilvl="0" w:tplc="F85EBA64">
      <w:start w:val="1"/>
      <w:numFmt w:val="upperLetter"/>
      <w:lvlText w:val="%1."/>
      <w:lvlJc w:val="left"/>
      <w:pPr>
        <w:ind w:left="72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299328FD"/>
    <w:multiLevelType w:val="hybridMultilevel"/>
    <w:tmpl w:val="8B5839B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35914370"/>
    <w:multiLevelType w:val="hybridMultilevel"/>
    <w:tmpl w:val="06A67202"/>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1CF6A8E"/>
    <w:multiLevelType w:val="hybridMultilevel"/>
    <w:tmpl w:val="C1A468FC"/>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487274FB"/>
    <w:multiLevelType w:val="hybridMultilevel"/>
    <w:tmpl w:val="0D221638"/>
    <w:lvl w:ilvl="0" w:tplc="574EA73E">
      <w:start w:val="1"/>
      <w:numFmt w:val="upperLetter"/>
      <w:lvlText w:val="%1."/>
      <w:lvlJc w:val="left"/>
      <w:pPr>
        <w:ind w:left="72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7CD47C4"/>
    <w:multiLevelType w:val="hybridMultilevel"/>
    <w:tmpl w:val="CDB67BAE"/>
    <w:lvl w:ilvl="0" w:tplc="F85EBA64">
      <w:start w:val="1"/>
      <w:numFmt w:val="upperLetter"/>
      <w:lvlText w:val="%1."/>
      <w:lvlJc w:val="left"/>
      <w:pPr>
        <w:ind w:left="72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郭天南">
    <w15:presenceInfo w15:providerId="None" w15:userId="郭天南"/>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4C35"/>
    <w:rsid w:val="00013BB7"/>
    <w:rsid w:val="00040AC5"/>
    <w:rsid w:val="000422FB"/>
    <w:rsid w:val="00043AF0"/>
    <w:rsid w:val="00053F83"/>
    <w:rsid w:val="00071EEF"/>
    <w:rsid w:val="000762C6"/>
    <w:rsid w:val="00092802"/>
    <w:rsid w:val="00096585"/>
    <w:rsid w:val="000A0FE8"/>
    <w:rsid w:val="000B0DF8"/>
    <w:rsid w:val="000B413F"/>
    <w:rsid w:val="000D5ED7"/>
    <w:rsid w:val="000D6E2A"/>
    <w:rsid w:val="000F3E5D"/>
    <w:rsid w:val="00112AD1"/>
    <w:rsid w:val="001166D4"/>
    <w:rsid w:val="00124E94"/>
    <w:rsid w:val="00135D31"/>
    <w:rsid w:val="001370B9"/>
    <w:rsid w:val="00137AFC"/>
    <w:rsid w:val="00145E93"/>
    <w:rsid w:val="001759CC"/>
    <w:rsid w:val="00176A10"/>
    <w:rsid w:val="0017727B"/>
    <w:rsid w:val="0018711C"/>
    <w:rsid w:val="00187D12"/>
    <w:rsid w:val="001A080E"/>
    <w:rsid w:val="001B364C"/>
    <w:rsid w:val="001B3778"/>
    <w:rsid w:val="001C6007"/>
    <w:rsid w:val="001D47DE"/>
    <w:rsid w:val="001E0451"/>
    <w:rsid w:val="001F0646"/>
    <w:rsid w:val="001F31E7"/>
    <w:rsid w:val="00205291"/>
    <w:rsid w:val="00217030"/>
    <w:rsid w:val="00224D5A"/>
    <w:rsid w:val="002313B5"/>
    <w:rsid w:val="00235303"/>
    <w:rsid w:val="002369BC"/>
    <w:rsid w:val="002449B8"/>
    <w:rsid w:val="00257401"/>
    <w:rsid w:val="00262A86"/>
    <w:rsid w:val="0026388C"/>
    <w:rsid w:val="00284983"/>
    <w:rsid w:val="00284A55"/>
    <w:rsid w:val="002948A7"/>
    <w:rsid w:val="002B26DD"/>
    <w:rsid w:val="002C1BFA"/>
    <w:rsid w:val="002C1C9B"/>
    <w:rsid w:val="002E4D10"/>
    <w:rsid w:val="002F4580"/>
    <w:rsid w:val="00314A3D"/>
    <w:rsid w:val="0031511E"/>
    <w:rsid w:val="00332E3F"/>
    <w:rsid w:val="00343688"/>
    <w:rsid w:val="00344DA4"/>
    <w:rsid w:val="003517DB"/>
    <w:rsid w:val="00355213"/>
    <w:rsid w:val="003651E2"/>
    <w:rsid w:val="003766D0"/>
    <w:rsid w:val="003772A9"/>
    <w:rsid w:val="003831CE"/>
    <w:rsid w:val="003866B7"/>
    <w:rsid w:val="00390D63"/>
    <w:rsid w:val="003B0E86"/>
    <w:rsid w:val="003C037F"/>
    <w:rsid w:val="003C3E74"/>
    <w:rsid w:val="003C6723"/>
    <w:rsid w:val="003D1CB0"/>
    <w:rsid w:val="003F32DF"/>
    <w:rsid w:val="003F4A10"/>
    <w:rsid w:val="00421F68"/>
    <w:rsid w:val="00426DE3"/>
    <w:rsid w:val="00434E4B"/>
    <w:rsid w:val="00436136"/>
    <w:rsid w:val="00450A1D"/>
    <w:rsid w:val="00452EC9"/>
    <w:rsid w:val="00457A5A"/>
    <w:rsid w:val="00465C5D"/>
    <w:rsid w:val="004A3EFD"/>
    <w:rsid w:val="004C7F25"/>
    <w:rsid w:val="004E0EDB"/>
    <w:rsid w:val="004F742C"/>
    <w:rsid w:val="00513BD8"/>
    <w:rsid w:val="00527031"/>
    <w:rsid w:val="00531CD3"/>
    <w:rsid w:val="005330F5"/>
    <w:rsid w:val="0053653C"/>
    <w:rsid w:val="005433AA"/>
    <w:rsid w:val="00554657"/>
    <w:rsid w:val="005559C7"/>
    <w:rsid w:val="00560E27"/>
    <w:rsid w:val="005656F5"/>
    <w:rsid w:val="005713CE"/>
    <w:rsid w:val="005730C8"/>
    <w:rsid w:val="005857BE"/>
    <w:rsid w:val="005906DF"/>
    <w:rsid w:val="005A6187"/>
    <w:rsid w:val="005A6E33"/>
    <w:rsid w:val="005C771B"/>
    <w:rsid w:val="005E79F4"/>
    <w:rsid w:val="005F1594"/>
    <w:rsid w:val="005F4814"/>
    <w:rsid w:val="005F488D"/>
    <w:rsid w:val="00600C5D"/>
    <w:rsid w:val="0060595A"/>
    <w:rsid w:val="00606B3C"/>
    <w:rsid w:val="00631E00"/>
    <w:rsid w:val="006451E3"/>
    <w:rsid w:val="00646DDC"/>
    <w:rsid w:val="00646FCF"/>
    <w:rsid w:val="00647D37"/>
    <w:rsid w:val="00651A33"/>
    <w:rsid w:val="006628D5"/>
    <w:rsid w:val="00667A26"/>
    <w:rsid w:val="0067443A"/>
    <w:rsid w:val="00691728"/>
    <w:rsid w:val="006A4209"/>
    <w:rsid w:val="006A6C2D"/>
    <w:rsid w:val="006B10EB"/>
    <w:rsid w:val="006C5F9A"/>
    <w:rsid w:val="006D66D7"/>
    <w:rsid w:val="006E0019"/>
    <w:rsid w:val="006E5F9C"/>
    <w:rsid w:val="006F7A55"/>
    <w:rsid w:val="006F7B11"/>
    <w:rsid w:val="00712A3A"/>
    <w:rsid w:val="0071453B"/>
    <w:rsid w:val="00726409"/>
    <w:rsid w:val="0072769D"/>
    <w:rsid w:val="0075152E"/>
    <w:rsid w:val="00751E13"/>
    <w:rsid w:val="00761576"/>
    <w:rsid w:val="00763119"/>
    <w:rsid w:val="00766062"/>
    <w:rsid w:val="00773F48"/>
    <w:rsid w:val="0078271F"/>
    <w:rsid w:val="007857B8"/>
    <w:rsid w:val="00786BD8"/>
    <w:rsid w:val="00790312"/>
    <w:rsid w:val="0079286F"/>
    <w:rsid w:val="007B468F"/>
    <w:rsid w:val="007C065D"/>
    <w:rsid w:val="007C2C05"/>
    <w:rsid w:val="007D5759"/>
    <w:rsid w:val="007E43BD"/>
    <w:rsid w:val="007E756B"/>
    <w:rsid w:val="007F00BA"/>
    <w:rsid w:val="007F2475"/>
    <w:rsid w:val="008039C9"/>
    <w:rsid w:val="008144DA"/>
    <w:rsid w:val="00816CC4"/>
    <w:rsid w:val="00826032"/>
    <w:rsid w:val="0083066C"/>
    <w:rsid w:val="00833A17"/>
    <w:rsid w:val="00835A91"/>
    <w:rsid w:val="008637C1"/>
    <w:rsid w:val="008761E8"/>
    <w:rsid w:val="00883A4C"/>
    <w:rsid w:val="00885775"/>
    <w:rsid w:val="008948F0"/>
    <w:rsid w:val="008A0670"/>
    <w:rsid w:val="008A616A"/>
    <w:rsid w:val="008B2AF0"/>
    <w:rsid w:val="008B6956"/>
    <w:rsid w:val="008B762C"/>
    <w:rsid w:val="008B79AE"/>
    <w:rsid w:val="008D37E4"/>
    <w:rsid w:val="008D396B"/>
    <w:rsid w:val="008D552B"/>
    <w:rsid w:val="008D6D59"/>
    <w:rsid w:val="008E1B8B"/>
    <w:rsid w:val="008F104A"/>
    <w:rsid w:val="008F11AC"/>
    <w:rsid w:val="008F5DF4"/>
    <w:rsid w:val="00911A15"/>
    <w:rsid w:val="009277DA"/>
    <w:rsid w:val="0093755C"/>
    <w:rsid w:val="00943DE1"/>
    <w:rsid w:val="00962A1C"/>
    <w:rsid w:val="00971350"/>
    <w:rsid w:val="00973A5F"/>
    <w:rsid w:val="00977362"/>
    <w:rsid w:val="00977B20"/>
    <w:rsid w:val="009830DD"/>
    <w:rsid w:val="0098536C"/>
    <w:rsid w:val="009C3D5B"/>
    <w:rsid w:val="009C5C82"/>
    <w:rsid w:val="009C5DF1"/>
    <w:rsid w:val="009C6569"/>
    <w:rsid w:val="009C7FE6"/>
    <w:rsid w:val="009F116E"/>
    <w:rsid w:val="00A05078"/>
    <w:rsid w:val="00A06450"/>
    <w:rsid w:val="00A139EF"/>
    <w:rsid w:val="00A203FE"/>
    <w:rsid w:val="00A317C5"/>
    <w:rsid w:val="00A377DC"/>
    <w:rsid w:val="00A7341D"/>
    <w:rsid w:val="00A742DE"/>
    <w:rsid w:val="00A826CE"/>
    <w:rsid w:val="00A84780"/>
    <w:rsid w:val="00A92E67"/>
    <w:rsid w:val="00AA3682"/>
    <w:rsid w:val="00AA458E"/>
    <w:rsid w:val="00AA507D"/>
    <w:rsid w:val="00AB3590"/>
    <w:rsid w:val="00AB53CF"/>
    <w:rsid w:val="00AB7879"/>
    <w:rsid w:val="00AC5F7C"/>
    <w:rsid w:val="00AC6842"/>
    <w:rsid w:val="00AF5E53"/>
    <w:rsid w:val="00B039D5"/>
    <w:rsid w:val="00B079AB"/>
    <w:rsid w:val="00B10CB5"/>
    <w:rsid w:val="00B2446D"/>
    <w:rsid w:val="00B312DA"/>
    <w:rsid w:val="00B374A0"/>
    <w:rsid w:val="00B37EC6"/>
    <w:rsid w:val="00B6130E"/>
    <w:rsid w:val="00BB0C19"/>
    <w:rsid w:val="00BC3DE3"/>
    <w:rsid w:val="00BC72F3"/>
    <w:rsid w:val="00BD6191"/>
    <w:rsid w:val="00BE2EF0"/>
    <w:rsid w:val="00BE69BB"/>
    <w:rsid w:val="00BF5492"/>
    <w:rsid w:val="00C344E2"/>
    <w:rsid w:val="00C34823"/>
    <w:rsid w:val="00C4425A"/>
    <w:rsid w:val="00C50612"/>
    <w:rsid w:val="00C51205"/>
    <w:rsid w:val="00C55C50"/>
    <w:rsid w:val="00C5700B"/>
    <w:rsid w:val="00C61EFA"/>
    <w:rsid w:val="00C70B6C"/>
    <w:rsid w:val="00C71A41"/>
    <w:rsid w:val="00C74096"/>
    <w:rsid w:val="00C75887"/>
    <w:rsid w:val="00CB4C6A"/>
    <w:rsid w:val="00CB6183"/>
    <w:rsid w:val="00CB6B4A"/>
    <w:rsid w:val="00CB768E"/>
    <w:rsid w:val="00CC6986"/>
    <w:rsid w:val="00CD6A80"/>
    <w:rsid w:val="00CD700E"/>
    <w:rsid w:val="00CF208A"/>
    <w:rsid w:val="00D06AEC"/>
    <w:rsid w:val="00D10D68"/>
    <w:rsid w:val="00D22D77"/>
    <w:rsid w:val="00D23525"/>
    <w:rsid w:val="00D27427"/>
    <w:rsid w:val="00D4232C"/>
    <w:rsid w:val="00D54513"/>
    <w:rsid w:val="00D63619"/>
    <w:rsid w:val="00D64C35"/>
    <w:rsid w:val="00D70D36"/>
    <w:rsid w:val="00D825C2"/>
    <w:rsid w:val="00D92335"/>
    <w:rsid w:val="00D938D3"/>
    <w:rsid w:val="00DB41F7"/>
    <w:rsid w:val="00DC0258"/>
    <w:rsid w:val="00DC3877"/>
    <w:rsid w:val="00DC47C9"/>
    <w:rsid w:val="00DD2171"/>
    <w:rsid w:val="00DD59F7"/>
    <w:rsid w:val="00DE114A"/>
    <w:rsid w:val="00DF772A"/>
    <w:rsid w:val="00DF7C76"/>
    <w:rsid w:val="00E1063A"/>
    <w:rsid w:val="00E1666E"/>
    <w:rsid w:val="00E2313D"/>
    <w:rsid w:val="00E3618E"/>
    <w:rsid w:val="00E56854"/>
    <w:rsid w:val="00E62879"/>
    <w:rsid w:val="00E65C83"/>
    <w:rsid w:val="00E71436"/>
    <w:rsid w:val="00E75B76"/>
    <w:rsid w:val="00E76551"/>
    <w:rsid w:val="00E769E2"/>
    <w:rsid w:val="00E86283"/>
    <w:rsid w:val="00E8783B"/>
    <w:rsid w:val="00E93182"/>
    <w:rsid w:val="00EB4CE2"/>
    <w:rsid w:val="00ED1355"/>
    <w:rsid w:val="00EE15A4"/>
    <w:rsid w:val="00EE2A00"/>
    <w:rsid w:val="00EE45E6"/>
    <w:rsid w:val="00F02651"/>
    <w:rsid w:val="00F135CC"/>
    <w:rsid w:val="00F17ED0"/>
    <w:rsid w:val="00F22121"/>
    <w:rsid w:val="00F24781"/>
    <w:rsid w:val="00F25C85"/>
    <w:rsid w:val="00F30A3E"/>
    <w:rsid w:val="00F50822"/>
    <w:rsid w:val="00F61022"/>
    <w:rsid w:val="00F61E7E"/>
    <w:rsid w:val="00F720CA"/>
    <w:rsid w:val="00F7590F"/>
    <w:rsid w:val="00F8106A"/>
    <w:rsid w:val="00F83CA0"/>
    <w:rsid w:val="00F96DD1"/>
    <w:rsid w:val="00FC0578"/>
    <w:rsid w:val="00FC54B9"/>
    <w:rsid w:val="00FE5306"/>
    <w:rsid w:val="00FF7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8D4A1B"/>
  <w15:chartTrackingRefBased/>
  <w15:docId w15:val="{0EB74298-2426-4B6B-92C4-2EDBA85E53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2703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27031"/>
    <w:rPr>
      <w:sz w:val="18"/>
      <w:szCs w:val="18"/>
    </w:rPr>
  </w:style>
  <w:style w:type="paragraph" w:styleId="a5">
    <w:name w:val="footer"/>
    <w:basedOn w:val="a"/>
    <w:link w:val="a6"/>
    <w:uiPriority w:val="99"/>
    <w:unhideWhenUsed/>
    <w:rsid w:val="00527031"/>
    <w:pPr>
      <w:tabs>
        <w:tab w:val="center" w:pos="4153"/>
        <w:tab w:val="right" w:pos="8306"/>
      </w:tabs>
      <w:snapToGrid w:val="0"/>
      <w:jc w:val="left"/>
    </w:pPr>
    <w:rPr>
      <w:sz w:val="18"/>
      <w:szCs w:val="18"/>
    </w:rPr>
  </w:style>
  <w:style w:type="character" w:customStyle="1" w:styleId="a6">
    <w:name w:val="页脚 字符"/>
    <w:basedOn w:val="a0"/>
    <w:link w:val="a5"/>
    <w:uiPriority w:val="99"/>
    <w:rsid w:val="00527031"/>
    <w:rPr>
      <w:sz w:val="18"/>
      <w:szCs w:val="18"/>
    </w:rPr>
  </w:style>
  <w:style w:type="paragraph" w:customStyle="1" w:styleId="EndNoteBibliography">
    <w:name w:val="EndNote Bibliography"/>
    <w:basedOn w:val="a"/>
    <w:link w:val="EndNoteBibliographyChar"/>
    <w:rsid w:val="00527031"/>
    <w:rPr>
      <w:rFonts w:ascii="等线" w:eastAsia="等线" w:hAnsi="等线"/>
      <w:noProof/>
      <w:sz w:val="20"/>
    </w:rPr>
  </w:style>
  <w:style w:type="character" w:customStyle="1" w:styleId="EndNoteBibliographyChar">
    <w:name w:val="EndNote Bibliography Char"/>
    <w:basedOn w:val="a0"/>
    <w:link w:val="EndNoteBibliography"/>
    <w:rsid w:val="00527031"/>
    <w:rPr>
      <w:rFonts w:ascii="等线" w:eastAsia="等线" w:hAnsi="等线"/>
      <w:noProof/>
      <w:sz w:val="20"/>
    </w:rPr>
  </w:style>
  <w:style w:type="paragraph" w:styleId="a7">
    <w:name w:val="Balloon Text"/>
    <w:basedOn w:val="a"/>
    <w:link w:val="a8"/>
    <w:uiPriority w:val="99"/>
    <w:semiHidden/>
    <w:unhideWhenUsed/>
    <w:rsid w:val="00527031"/>
    <w:rPr>
      <w:sz w:val="18"/>
      <w:szCs w:val="18"/>
    </w:rPr>
  </w:style>
  <w:style w:type="character" w:customStyle="1" w:styleId="a8">
    <w:name w:val="批注框文本 字符"/>
    <w:basedOn w:val="a0"/>
    <w:link w:val="a7"/>
    <w:uiPriority w:val="99"/>
    <w:semiHidden/>
    <w:rsid w:val="00527031"/>
    <w:rPr>
      <w:sz w:val="18"/>
      <w:szCs w:val="18"/>
    </w:rPr>
  </w:style>
  <w:style w:type="character" w:customStyle="1" w:styleId="fontstyle01">
    <w:name w:val="fontstyle01"/>
    <w:basedOn w:val="a0"/>
    <w:rsid w:val="001B3778"/>
    <w:rPr>
      <w:rFonts w:ascii="TimesNewRomanPSMT" w:hAnsi="TimesNewRomanPSMT" w:hint="default"/>
      <w:b w:val="0"/>
      <w:bCs w:val="0"/>
      <w:i w:val="0"/>
      <w:iCs w:val="0"/>
      <w:color w:val="000000"/>
      <w:sz w:val="24"/>
      <w:szCs w:val="24"/>
    </w:rPr>
  </w:style>
  <w:style w:type="paragraph" w:styleId="a9">
    <w:name w:val="List Paragraph"/>
    <w:basedOn w:val="a"/>
    <w:uiPriority w:val="34"/>
    <w:qFormat/>
    <w:rsid w:val="001B3778"/>
    <w:pPr>
      <w:ind w:firstLineChars="200" w:firstLine="420"/>
    </w:pPr>
  </w:style>
  <w:style w:type="character" w:styleId="aa">
    <w:name w:val="annotation reference"/>
    <w:basedOn w:val="a0"/>
    <w:uiPriority w:val="99"/>
    <w:semiHidden/>
    <w:unhideWhenUsed/>
    <w:rsid w:val="001B3778"/>
    <w:rPr>
      <w:sz w:val="21"/>
      <w:szCs w:val="21"/>
    </w:rPr>
  </w:style>
  <w:style w:type="paragraph" w:styleId="ab">
    <w:name w:val="annotation text"/>
    <w:basedOn w:val="a"/>
    <w:link w:val="ac"/>
    <w:uiPriority w:val="99"/>
    <w:semiHidden/>
    <w:unhideWhenUsed/>
    <w:rsid w:val="001B3778"/>
    <w:pPr>
      <w:jc w:val="left"/>
    </w:pPr>
  </w:style>
  <w:style w:type="character" w:customStyle="1" w:styleId="ac">
    <w:name w:val="批注文字 字符"/>
    <w:basedOn w:val="a0"/>
    <w:link w:val="ab"/>
    <w:uiPriority w:val="99"/>
    <w:semiHidden/>
    <w:rsid w:val="001B37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3060820">
      <w:bodyDiv w:val="1"/>
      <w:marLeft w:val="0"/>
      <w:marRight w:val="0"/>
      <w:marTop w:val="0"/>
      <w:marBottom w:val="0"/>
      <w:divBdr>
        <w:top w:val="none" w:sz="0" w:space="0" w:color="auto"/>
        <w:left w:val="none" w:sz="0" w:space="0" w:color="auto"/>
        <w:bottom w:val="none" w:sz="0" w:space="0" w:color="auto"/>
        <w:right w:val="none" w:sz="0" w:space="0" w:color="auto"/>
      </w:divBdr>
    </w:div>
    <w:div w:id="1281500113">
      <w:bodyDiv w:val="1"/>
      <w:marLeft w:val="0"/>
      <w:marRight w:val="0"/>
      <w:marTop w:val="0"/>
      <w:marBottom w:val="0"/>
      <w:divBdr>
        <w:top w:val="none" w:sz="0" w:space="0" w:color="auto"/>
        <w:left w:val="none" w:sz="0" w:space="0" w:color="auto"/>
        <w:bottom w:val="none" w:sz="0" w:space="0" w:color="auto"/>
        <w:right w:val="none" w:sz="0" w:space="0" w:color="auto"/>
      </w:divBdr>
    </w:div>
    <w:div w:id="1607494214">
      <w:bodyDiv w:val="1"/>
      <w:marLeft w:val="0"/>
      <w:marRight w:val="0"/>
      <w:marTop w:val="0"/>
      <w:marBottom w:val="0"/>
      <w:divBdr>
        <w:top w:val="none" w:sz="0" w:space="0" w:color="auto"/>
        <w:left w:val="none" w:sz="0" w:space="0" w:color="auto"/>
        <w:bottom w:val="none" w:sz="0" w:space="0" w:color="auto"/>
        <w:right w:val="none" w:sz="0" w:space="0" w:color="auto"/>
      </w:divBdr>
    </w:div>
    <w:div w:id="1676883536">
      <w:bodyDiv w:val="1"/>
      <w:marLeft w:val="0"/>
      <w:marRight w:val="0"/>
      <w:marTop w:val="0"/>
      <w:marBottom w:val="0"/>
      <w:divBdr>
        <w:top w:val="none" w:sz="0" w:space="0" w:color="auto"/>
        <w:left w:val="none" w:sz="0" w:space="0" w:color="auto"/>
        <w:bottom w:val="none" w:sz="0" w:space="0" w:color="auto"/>
        <w:right w:val="none" w:sz="0" w:space="0" w:color="auto"/>
      </w:divBdr>
      <w:divsChild>
        <w:div w:id="2065055735">
          <w:marLeft w:val="0"/>
          <w:marRight w:val="0"/>
          <w:marTop w:val="0"/>
          <w:marBottom w:val="0"/>
          <w:divBdr>
            <w:top w:val="none" w:sz="0" w:space="0" w:color="auto"/>
            <w:left w:val="none" w:sz="0" w:space="0" w:color="auto"/>
            <w:bottom w:val="none" w:sz="0" w:space="0" w:color="auto"/>
            <w:right w:val="none" w:sz="0" w:space="0" w:color="auto"/>
          </w:divBdr>
        </w:div>
        <w:div w:id="204223982">
          <w:marLeft w:val="0"/>
          <w:marRight w:val="0"/>
          <w:marTop w:val="0"/>
          <w:marBottom w:val="0"/>
          <w:divBdr>
            <w:top w:val="none" w:sz="0" w:space="0" w:color="auto"/>
            <w:left w:val="none" w:sz="0" w:space="0" w:color="auto"/>
            <w:bottom w:val="none" w:sz="0" w:space="0" w:color="auto"/>
            <w:right w:val="none" w:sz="0" w:space="0" w:color="auto"/>
          </w:divBdr>
        </w:div>
        <w:div w:id="19126908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13</Pages>
  <Words>3914</Words>
  <Characters>22311</Characters>
  <Application>Microsoft Office Word</Application>
  <DocSecurity>0</DocSecurity>
  <Lines>185</Lines>
  <Paragraphs>52</Paragraphs>
  <ScaleCrop>false</ScaleCrop>
  <Company/>
  <LinksUpToDate>false</LinksUpToDate>
  <CharactersWithSpaces>26173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TeaganSun</dc:creator>
  <cp:keywords/>
  <dc:description/>
  <cp:lastModifiedBy>郭天南</cp:lastModifiedBy>
  <cp:revision>67</cp:revision>
  <cp:lastPrinted>2018-12-13T05:43:00Z</cp:lastPrinted>
  <dcterms:created xsi:type="dcterms:W3CDTF">2018-12-13T23:13:00Z</dcterms:created>
  <dcterms:modified xsi:type="dcterms:W3CDTF">2018-12-13T23:43:00Z</dcterms:modified>
</cp:coreProperties>
</file>